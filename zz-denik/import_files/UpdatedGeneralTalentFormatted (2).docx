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ALCHYMISTA (BOB)</w:t>
      </w:r>
    </w:p>
    <w:p w:rsidR="00000000" w:rsidDel="00000000" w:rsidP="00000000" w:rsidRDefault="00000000" w:rsidRPr="00000000" w14:paraId="000000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Při hledání potravy můžeš hledat bylinky.</w:t>
      </w:r>
    </w:p>
    <w:p w:rsidR="00000000" w:rsidDel="00000000" w:rsidP="00000000" w:rsidRDefault="00000000" w:rsidRPr="00000000" w14:paraId="00000003">
      <w:pPr>
        <w:numPr>
          <w:ilvl w:val="0"/>
          <w:numId w:val="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hodem na </w:t>
      </w:r>
      <w:r w:rsidDel="00000000" w:rsidR="00000000" w:rsidRPr="00000000">
        <w:rPr>
          <w:rFonts w:ascii="Calibri" w:cs="Calibri" w:eastAsia="Calibri" w:hAnsi="Calibri"/>
          <w:i w:val="1"/>
          <w:iCs w:val="1"/>
          <w:sz w:val="20"/>
          <w:szCs w:val="20"/>
          <w:rtl w:val="0"/>
        </w:rPr>
        <w:t xml:space="preserve">LÉČENÍ </w:t>
      </w:r>
      <w:r w:rsidDel="00000000" w:rsidR="00000000" w:rsidRPr="00000000">
        <w:rPr>
          <w:rFonts w:ascii="Calibri" w:cs="Calibri" w:eastAsia="Calibri" w:hAnsi="Calibri"/>
          <w:sz w:val="20"/>
          <w:szCs w:val="20"/>
          <w:rtl w:val="0"/>
        </w:rPr>
        <w:t xml:space="preserve">můžeš vytvořit 1 dávku za 1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tl w:val="0"/>
        </w:rPr>
      </w:r>
    </w:p>
    <w:p w:rsidR="00000000" w:rsidDel="00000000" w:rsidP="00000000" w:rsidRDefault="00000000" w:rsidRPr="00000000" w14:paraId="00000004">
      <w:pPr>
        <w:numPr>
          <w:ilvl w:val="0"/>
          <w:numId w:val="2"/>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Při výrobě máš +1 na lektvary</w:t>
      </w:r>
    </w:p>
    <w:p w:rsidR="00000000" w:rsidDel="00000000" w:rsidP="00000000" w:rsidRDefault="00000000" w:rsidRPr="00000000" w14:paraId="0000000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Můžeš si přičíst k8</w:t>
      </w:r>
    </w:p>
    <w:p w:rsidR="00000000" w:rsidDel="00000000" w:rsidP="00000000" w:rsidRDefault="00000000" w:rsidRPr="00000000" w14:paraId="00000006">
      <w:pPr>
        <w:ind w:left="36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BERSERKER</w:t>
      </w:r>
    </w:p>
    <w:p w:rsidR="00000000" w:rsidDel="00000000" w:rsidP="00000000" w:rsidRDefault="00000000" w:rsidRPr="00000000" w14:paraId="000000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Když poprvé utrpíš vyřazení, můžeš propadnout pudovému běsnění. Až v příštím kole přijdeš na řadu doplníš si tolik bodů vlastností, která ti klesla na nulu, kolik máš stupňů v talentu </w:t>
      </w:r>
      <w:r w:rsidDel="00000000" w:rsidR="00000000" w:rsidRPr="00000000">
        <w:rPr>
          <w:rFonts w:ascii="Calibri" w:cs="Calibri" w:eastAsia="Calibri" w:hAnsi="Calibri"/>
          <w:i w:val="1"/>
          <w:iCs w:val="1"/>
          <w:sz w:val="20"/>
          <w:szCs w:val="20"/>
          <w:rtl w:val="0"/>
        </w:rPr>
        <w:t xml:space="preserve">BERSERKR.</w:t>
      </w:r>
      <w:r w:rsidDel="00000000" w:rsidR="00000000" w:rsidRPr="00000000">
        <w:rPr>
          <w:rFonts w:ascii="Calibri" w:cs="Calibri" w:eastAsia="Calibri" w:hAnsi="Calibri"/>
          <w:sz w:val="20"/>
          <w:szCs w:val="20"/>
          <w:rtl w:val="0"/>
        </w:rPr>
        <w:t xml:space="preserve"> Musíš hned napadnout nejbližšího protivníka útokem nablízko a pokračovat v boji, dokud tě nevyřadí nebo dokud nebudou vyřazeni všichni nepřátelé v dohledu. Po dobu běsnění se na tebe nedá používat </w:t>
      </w:r>
      <w:r w:rsidDel="00000000" w:rsidR="00000000" w:rsidRPr="00000000">
        <w:rPr>
          <w:rFonts w:ascii="Calibri" w:cs="Calibri" w:eastAsia="Calibri" w:hAnsi="Calibri"/>
          <w:i w:val="1"/>
          <w:iCs w:val="1"/>
          <w:sz w:val="20"/>
          <w:szCs w:val="20"/>
          <w:rtl w:val="0"/>
        </w:rPr>
        <w:t xml:space="preserve">MANIPULACE </w:t>
      </w:r>
      <w:r w:rsidDel="00000000" w:rsidR="00000000" w:rsidRPr="00000000">
        <w:rPr>
          <w:rFonts w:ascii="Calibri" w:cs="Calibri" w:eastAsia="Calibri" w:hAnsi="Calibri"/>
          <w:sz w:val="20"/>
          <w:szCs w:val="20"/>
          <w:rtl w:val="0"/>
        </w:rPr>
        <w:t xml:space="preserve">a všechny tvoje útoky v boji zblízka způsobí 1 bod zranění navíc. </w:t>
      </w:r>
    </w:p>
    <w:p w:rsidR="00000000" w:rsidDel="00000000" w:rsidP="00000000" w:rsidRDefault="00000000" w:rsidRPr="00000000" w14:paraId="00000008">
      <w:pPr>
        <w:jc w:val="center"/>
        <w:rPr>
          <w:sz w:val="20"/>
          <w:szCs w:val="20"/>
        </w:rPr>
      </w:pPr>
      <w:r w:rsidDel="00000000" w:rsidR="00000000" w:rsidRPr="00000000">
        <w:rPr>
          <w:sz w:val="20"/>
          <w:szCs w:val="20"/>
          <w:rtl w:val="0"/>
        </w:rPr>
        <w:t xml:space="preserve">BOJOVNÍK S HOLÍ</w:t>
      </w:r>
    </w:p>
    <w:p w:rsidR="00000000" w:rsidDel="00000000" w:rsidP="00000000" w:rsidRDefault="00000000" w:rsidRPr="00000000" w14:paraId="00000009">
      <w:pPr>
        <w:rPr>
          <w:sz w:val="20"/>
          <w:szCs w:val="20"/>
        </w:rPr>
      </w:pPr>
      <w:r w:rsidDel="00000000" w:rsidR="00000000" w:rsidRPr="00000000">
        <w:rPr>
          <w:sz w:val="20"/>
          <w:szCs w:val="20"/>
          <w:rtl w:val="0"/>
        </w:rPr>
        <w:t xml:space="preserve">Umíš bojovat dobře s holí.</w:t>
      </w:r>
    </w:p>
    <w:p w:rsidR="00000000" w:rsidDel="00000000" w:rsidP="00000000" w:rsidRDefault="00000000" w:rsidRPr="00000000" w14:paraId="0000000A">
      <w:pPr>
        <w:numPr>
          <w:ilvl w:val="0"/>
          <w:numId w:val="1"/>
        </w:numPr>
        <w:spacing w:after="0" w:lineRule="auto"/>
        <w:ind w:left="720" w:hanging="360"/>
        <w:rPr>
          <w:sz w:val="20"/>
          <w:szCs w:val="20"/>
          <w:u w:val="none"/>
        </w:rPr>
      </w:pPr>
      <w:r w:rsidDel="00000000" w:rsidR="00000000" w:rsidRPr="00000000">
        <w:rPr>
          <w:sz w:val="20"/>
          <w:szCs w:val="20"/>
          <w:rtl w:val="0"/>
        </w:rPr>
        <w:t xml:space="preserve">Při odrážení máš +1.</w:t>
      </w:r>
    </w:p>
    <w:p w:rsidR="00000000" w:rsidDel="00000000" w:rsidP="00000000" w:rsidRDefault="00000000" w:rsidRPr="00000000" w14:paraId="0000000B">
      <w:pPr>
        <w:numPr>
          <w:ilvl w:val="0"/>
          <w:numId w:val="1"/>
        </w:numPr>
        <w:spacing w:after="0" w:lineRule="auto"/>
        <w:ind w:left="720" w:hanging="360"/>
        <w:rPr>
          <w:sz w:val="20"/>
          <w:szCs w:val="20"/>
          <w:u w:val="none"/>
        </w:rPr>
      </w:pPr>
      <w:r w:rsidDel="00000000" w:rsidR="00000000" w:rsidRPr="00000000">
        <w:rPr>
          <w:sz w:val="20"/>
          <w:szCs w:val="20"/>
          <w:rtl w:val="0"/>
        </w:rPr>
        <w:t xml:space="preserve">Úspěchy navíc při </w:t>
      </w:r>
      <w:r w:rsidDel="00000000" w:rsidR="00000000" w:rsidRPr="00000000">
        <w:rPr>
          <w:i w:val="1"/>
          <w:iCs w:val="1"/>
          <w:sz w:val="20"/>
          <w:szCs w:val="20"/>
          <w:rtl w:val="0"/>
        </w:rPr>
        <w:t xml:space="preserve">ODRÁŽENÍ, ODZBROJENÍ </w:t>
      </w:r>
      <w:r w:rsidDel="00000000" w:rsidR="00000000" w:rsidRPr="00000000">
        <w:rPr>
          <w:sz w:val="20"/>
          <w:szCs w:val="20"/>
          <w:rtl w:val="0"/>
        </w:rPr>
        <w:t xml:space="preserve">nebo </w:t>
      </w:r>
      <w:r w:rsidDel="00000000" w:rsidR="00000000" w:rsidRPr="00000000">
        <w:rPr>
          <w:i w:val="1"/>
          <w:iCs w:val="1"/>
          <w:sz w:val="20"/>
          <w:szCs w:val="20"/>
          <w:rtl w:val="0"/>
        </w:rPr>
        <w:t xml:space="preserve">POVALENÍ </w:t>
      </w:r>
      <w:r w:rsidDel="00000000" w:rsidR="00000000" w:rsidRPr="00000000">
        <w:rPr>
          <w:sz w:val="20"/>
          <w:szCs w:val="20"/>
          <w:rtl w:val="0"/>
        </w:rPr>
        <w:t xml:space="preserve">mohou udělit zranění</w:t>
      </w:r>
    </w:p>
    <w:p w:rsidR="00000000" w:rsidDel="00000000" w:rsidP="00000000" w:rsidRDefault="00000000" w:rsidRPr="00000000" w14:paraId="0000000C">
      <w:pPr>
        <w:numPr>
          <w:ilvl w:val="0"/>
          <w:numId w:val="1"/>
        </w:numPr>
        <w:spacing w:after="0" w:afterAutospacing="0"/>
        <w:ind w:left="720" w:hanging="360"/>
        <w:rPr>
          <w:sz w:val="20"/>
          <w:szCs w:val="20"/>
        </w:rPr>
      </w:pPr>
      <w:r w:rsidDel="00000000" w:rsidR="00000000" w:rsidRPr="00000000">
        <w:rPr>
          <w:sz w:val="20"/>
          <w:szCs w:val="20"/>
          <w:rtl w:val="0"/>
        </w:rPr>
        <w:t xml:space="preserve">K </w:t>
      </w:r>
      <w:r w:rsidDel="00000000" w:rsidR="00000000" w:rsidRPr="00000000">
        <w:rPr>
          <w:i w:val="1"/>
          <w:iCs w:val="1"/>
          <w:sz w:val="20"/>
          <w:szCs w:val="20"/>
          <w:rtl w:val="0"/>
        </w:rPr>
        <w:t xml:space="preserve">ODRÁŽENÍ</w:t>
      </w:r>
      <w:r w:rsidDel="00000000" w:rsidR="00000000" w:rsidRPr="00000000">
        <w:rPr>
          <w:sz w:val="20"/>
          <w:szCs w:val="20"/>
          <w:rtl w:val="0"/>
        </w:rPr>
        <w:t xml:space="preserve"> nebo útoku můžeš přičíst k8</w:t>
      </w:r>
    </w:p>
    <w:p w:rsidR="00000000" w:rsidDel="00000000" w:rsidP="00000000" w:rsidRDefault="00000000" w:rsidRPr="00000000" w14:paraId="0000000D">
      <w:pPr>
        <w:numPr>
          <w:ilvl w:val="0"/>
          <w:numId w:val="1"/>
        </w:numPr>
        <w:ind w:left="720" w:hanging="360"/>
        <w:rPr>
          <w:sz w:val="20"/>
          <w:szCs w:val="20"/>
          <w:highlight w:val="yellow"/>
        </w:rPr>
      </w:pPr>
      <w:r w:rsidDel="00000000" w:rsidR="00000000" w:rsidRPr="00000000">
        <w:rPr>
          <w:sz w:val="20"/>
          <w:szCs w:val="20"/>
          <w:highlight w:val="yellow"/>
          <w:rtl w:val="0"/>
        </w:rPr>
        <w:t xml:space="preserve">Útok holí je krátká akce.</w:t>
      </w:r>
    </w:p>
    <w:p w:rsidR="00000000" w:rsidDel="00000000" w:rsidP="00000000" w:rsidRDefault="00000000" w:rsidRPr="00000000" w14:paraId="0000000E">
      <w:pPr>
        <w:jc w:val="center"/>
        <w:rPr>
          <w:sz w:val="20"/>
          <w:szCs w:val="20"/>
          <w:highlight w:val="yellow"/>
        </w:rPr>
      </w:pPr>
      <w:r w:rsidDel="00000000" w:rsidR="00000000" w:rsidRPr="00000000">
        <w:rPr>
          <w:rFonts w:ascii="Calibri" w:cs="Calibri" w:eastAsia="Calibri" w:hAnsi="Calibri"/>
          <w:sz w:val="20"/>
          <w:szCs w:val="20"/>
          <w:highlight w:val="yellow"/>
          <w:rtl w:val="0"/>
        </w:rPr>
        <w:t xml:space="preserve">BOJOVNÍK S </w:t>
      </w:r>
      <w:r w:rsidDel="00000000" w:rsidR="00000000" w:rsidRPr="00000000">
        <w:rPr>
          <w:sz w:val="20"/>
          <w:szCs w:val="20"/>
          <w:highlight w:val="yellow"/>
          <w:rtl w:val="0"/>
        </w:rPr>
        <w:t xml:space="preserve">TĚŽKOU ZBRANÍ</w:t>
      </w:r>
    </w:p>
    <w:p w:rsidR="00000000" w:rsidDel="00000000" w:rsidP="00000000" w:rsidRDefault="00000000" w:rsidRPr="00000000" w14:paraId="0000000F">
      <w:pPr>
        <w:jc w:val="left"/>
        <w:rPr>
          <w:sz w:val="20"/>
          <w:szCs w:val="20"/>
          <w:highlight w:val="yellow"/>
        </w:rPr>
      </w:pPr>
      <w:r w:rsidDel="00000000" w:rsidR="00000000" w:rsidRPr="00000000">
        <w:rPr>
          <w:sz w:val="20"/>
          <w:szCs w:val="20"/>
          <w:highlight w:val="yellow"/>
          <w:rtl w:val="0"/>
        </w:rPr>
        <w:t xml:space="preserve">Umíš dobře zacházet s těžkou zbraní</w:t>
      </w:r>
    </w:p>
    <w:p w:rsidR="00000000" w:rsidDel="00000000" w:rsidP="00000000" w:rsidRDefault="00000000" w:rsidRPr="00000000" w14:paraId="00000010">
      <w:pPr>
        <w:numPr>
          <w:ilvl w:val="0"/>
          <w:numId w:val="1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highlight w:val="yellow"/>
        </w:rPr>
      </w:pPr>
      <w:r w:rsidDel="00000000" w:rsidR="00000000" w:rsidRPr="00000000">
        <w:rPr>
          <w:sz w:val="20"/>
          <w:szCs w:val="20"/>
          <w:highlight w:val="yellow"/>
          <w:rtl w:val="0"/>
        </w:rPr>
        <w:t xml:space="preserve">Při nápřahu s těžkou zbraní můžeš házet na </w:t>
      </w:r>
      <w:r w:rsidDel="00000000" w:rsidR="00000000" w:rsidRPr="00000000">
        <w:rPr>
          <w:i w:val="1"/>
          <w:iCs w:val="1"/>
          <w:sz w:val="20"/>
          <w:szCs w:val="20"/>
          <w:highlight w:val="yellow"/>
          <w:rtl w:val="0"/>
        </w:rPr>
        <w:t xml:space="preserve">SVALY </w:t>
      </w:r>
      <w:r w:rsidDel="00000000" w:rsidR="00000000" w:rsidRPr="00000000">
        <w:rPr>
          <w:sz w:val="20"/>
          <w:szCs w:val="20"/>
          <w:highlight w:val="yellow"/>
          <w:rtl w:val="0"/>
        </w:rPr>
        <w:t xml:space="preserve">(s bonusem +2 pokud používáš obě ruce)</w:t>
      </w:r>
      <w:r w:rsidDel="00000000" w:rsidR="00000000" w:rsidRPr="00000000">
        <w:rPr>
          <w:i w:val="1"/>
          <w:iCs w:val="1"/>
          <w:sz w:val="20"/>
          <w:szCs w:val="20"/>
          <w:highlight w:val="yellow"/>
          <w:rtl w:val="0"/>
        </w:rPr>
        <w:t xml:space="preserve">,</w:t>
      </w:r>
      <w:r w:rsidDel="00000000" w:rsidR="00000000" w:rsidRPr="00000000">
        <w:rPr>
          <w:highlight w:val="yellow"/>
          <w:rtl w:val="0"/>
        </w:rPr>
        <w:t xml:space="preserve"> počet úspěchů pak nahradí bonus +1. </w:t>
      </w:r>
      <w:r w:rsidDel="00000000" w:rsidR="00000000" w:rsidRPr="00000000">
        <w:rPr>
          <w:rtl w:val="0"/>
        </w:rPr>
      </w:r>
    </w:p>
    <w:p w:rsidR="00000000" w:rsidDel="00000000" w:rsidP="00000000" w:rsidRDefault="00000000" w:rsidRPr="00000000" w14:paraId="00000011">
      <w:pPr>
        <w:numPr>
          <w:ilvl w:val="0"/>
          <w:numId w:val="1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highlight w:val="yellow"/>
        </w:rPr>
      </w:pPr>
      <w:r w:rsidDel="00000000" w:rsidR="00000000" w:rsidRPr="00000000">
        <w:rPr>
          <w:sz w:val="20"/>
          <w:szCs w:val="20"/>
          <w:highlight w:val="yellow"/>
          <w:rtl w:val="0"/>
        </w:rPr>
        <w:t xml:space="preserve">Protivníci mají postih k odrážení dle počtu rukou, kterými držíš zbraň. </w:t>
      </w:r>
    </w:p>
    <w:p w:rsidR="00000000" w:rsidDel="00000000" w:rsidP="00000000" w:rsidRDefault="00000000" w:rsidRPr="00000000" w14:paraId="00000012">
      <w:pPr>
        <w:numPr>
          <w:ilvl w:val="0"/>
          <w:numId w:val="13"/>
        </w:numPr>
        <w:pBdr>
          <w:top w:space="0" w:sz="0" w:val="nil"/>
          <w:left w:space="0" w:sz="0" w:val="nil"/>
          <w:bottom w:space="0" w:sz="0" w:val="nil"/>
          <w:right w:space="0" w:sz="0" w:val="nil"/>
          <w:between w:space="0" w:sz="0" w:val="nil"/>
        </w:pBdr>
        <w:spacing w:after="0" w:lineRule="auto"/>
        <w:ind w:left="720" w:hanging="360"/>
        <w:rPr>
          <w:sz w:val="20"/>
          <w:szCs w:val="20"/>
          <w:highlight w:val="yellow"/>
        </w:rPr>
      </w:pPr>
      <w:r w:rsidDel="00000000" w:rsidR="00000000" w:rsidRPr="00000000">
        <w:rPr>
          <w:sz w:val="20"/>
          <w:szCs w:val="20"/>
          <w:highlight w:val="yellow"/>
          <w:rtl w:val="0"/>
        </w:rPr>
        <w:t xml:space="preserve">Každá nevzozená zbroj dostane dodatečné zranění</w:t>
      </w:r>
    </w:p>
    <w:p w:rsidR="00000000" w:rsidDel="00000000" w:rsidP="00000000" w:rsidRDefault="00000000" w:rsidRPr="00000000" w14:paraId="00000013">
      <w:pPr>
        <w:numPr>
          <w:ilvl w:val="0"/>
          <w:numId w:val="13"/>
        </w:numPr>
        <w:ind w:left="720" w:hanging="360"/>
        <w:rPr>
          <w:sz w:val="20"/>
          <w:szCs w:val="20"/>
          <w:highlight w:val="yellow"/>
        </w:rPr>
      </w:pPr>
      <w:r w:rsidDel="00000000" w:rsidR="00000000" w:rsidRPr="00000000">
        <w:rPr>
          <w:sz w:val="20"/>
          <w:szCs w:val="20"/>
          <w:highlight w:val="yellow"/>
          <w:rtl w:val="0"/>
        </w:rPr>
        <w:t xml:space="preserve">Každý předmět, který odrážel tvůj útok získá jedno poškození za každou 💀</w:t>
      </w:r>
    </w:p>
    <w:p w:rsidR="00000000" w:rsidDel="00000000" w:rsidP="00000000" w:rsidRDefault="00000000" w:rsidRPr="00000000" w14:paraId="0000001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BOJOVNÍK V SEDLE</w:t>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bojovat ze hřbetu jezdeckého zvířete. Všechny uvedené účinky se dají vyžít jedině v otevřené bojové zóně.</w:t>
      </w:r>
    </w:p>
    <w:p w:rsidR="00000000" w:rsidDel="00000000" w:rsidP="00000000" w:rsidRDefault="00000000" w:rsidRPr="00000000" w14:paraId="00000016">
      <w:pPr>
        <w:numPr>
          <w:ilvl w:val="0"/>
          <w:numId w:val="9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Ze hřbetu jezdeckého zvířete můžeš střílet z krátkého luku nebo praku.</w:t>
      </w:r>
    </w:p>
    <w:p w:rsidR="00000000" w:rsidDel="00000000" w:rsidP="00000000" w:rsidRDefault="00000000" w:rsidRPr="00000000" w14:paraId="00000017">
      <w:pPr>
        <w:numPr>
          <w:ilvl w:val="0"/>
          <w:numId w:val="9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všechny útoky nablízko ze hřbetu dostáváš úpravu +1.</w:t>
      </w:r>
    </w:p>
    <w:p w:rsidR="00000000" w:rsidDel="00000000" w:rsidP="00000000" w:rsidRDefault="00000000" w:rsidRPr="00000000" w14:paraId="00000018">
      <w:pPr>
        <w:numPr>
          <w:ilvl w:val="0"/>
          <w:numId w:val="9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Ze hřbetu zvířete můžeš provést </w:t>
      </w:r>
      <w:r w:rsidDel="00000000" w:rsidR="00000000" w:rsidRPr="00000000">
        <w:rPr>
          <w:rFonts w:ascii="Calibri" w:cs="Calibri" w:eastAsia="Calibri" w:hAnsi="Calibri"/>
          <w:i w:val="1"/>
          <w:iCs w:val="1"/>
          <w:color w:val="000000"/>
          <w:sz w:val="20"/>
          <w:szCs w:val="20"/>
          <w:rtl w:val="0"/>
        </w:rPr>
        <w:t xml:space="preserve">JÍZDNÍ ZTEČ. </w:t>
      </w:r>
      <w:r w:rsidDel="00000000" w:rsidR="00000000" w:rsidRPr="00000000">
        <w:rPr>
          <w:rFonts w:ascii="Calibri" w:cs="Calibri" w:eastAsia="Calibri" w:hAnsi="Calibri"/>
          <w:color w:val="000000"/>
          <w:sz w:val="20"/>
          <w:szCs w:val="20"/>
          <w:rtl w:val="0"/>
        </w:rPr>
        <w:t xml:space="preserve">Jde o kombinaci plného pohybu zvířete (alespoň ze střední vzdálenosti do vzdálenosti délky paže) s útokem zbraní nablízko. K tomuto útoku můžeš přičíst k8</w:t>
      </w:r>
    </w:p>
    <w:p w:rsidR="00000000" w:rsidDel="00000000" w:rsidP="00000000" w:rsidRDefault="00000000" w:rsidRPr="00000000" w14:paraId="00000019">
      <w:pPr>
        <w:numPr>
          <w:ilvl w:val="0"/>
          <w:numId w:val="9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i w:val="1"/>
          <w:iCs w:val="1"/>
          <w:color w:val="000000"/>
          <w:sz w:val="20"/>
          <w:szCs w:val="20"/>
          <w:rtl w:val="0"/>
        </w:rPr>
        <w:t xml:space="preserve">JÍZDNÍ ZTEČ </w:t>
      </w:r>
      <w:r w:rsidDel="00000000" w:rsidR="00000000" w:rsidRPr="00000000">
        <w:rPr>
          <w:rFonts w:ascii="Calibri" w:cs="Calibri" w:eastAsia="Calibri" w:hAnsi="Calibri"/>
          <w:color w:val="000000"/>
          <w:sz w:val="20"/>
          <w:szCs w:val="20"/>
          <w:rtl w:val="0"/>
        </w:rPr>
        <w:t xml:space="preserve">je krátká akce</w:t>
      </w:r>
    </w:p>
    <w:p w:rsidR="00000000" w:rsidDel="00000000" w:rsidP="00000000" w:rsidRDefault="00000000" w:rsidRPr="00000000" w14:paraId="0000001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BYLINKÁŘ</w:t>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rozpoznat jedlé rostliny od obyčejného plevele.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HLEDÁNÍ POTRAVY</w:t>
      </w:r>
      <w:r w:rsidDel="00000000" w:rsidR="00000000" w:rsidRPr="00000000">
        <w:rPr>
          <w:rFonts w:ascii="Calibri" w:cs="Calibri" w:eastAsia="Calibri" w:hAnsi="Calibri"/>
          <w:color w:val="000000"/>
          <w:sz w:val="20"/>
          <w:szCs w:val="20"/>
          <w:rtl w:val="0"/>
        </w:rPr>
        <w:t xml:space="preserve"> v divočině se tvůj hod na </w:t>
      </w:r>
      <w:r w:rsidDel="00000000" w:rsidR="00000000" w:rsidRPr="00000000">
        <w:rPr>
          <w:rFonts w:ascii="Calibri" w:cs="Calibri" w:eastAsia="Calibri" w:hAnsi="Calibri"/>
          <w:i w:val="1"/>
          <w:iCs w:val="1"/>
          <w:color w:val="000000"/>
          <w:sz w:val="20"/>
          <w:szCs w:val="20"/>
          <w:rtl w:val="0"/>
        </w:rPr>
        <w:t xml:space="preserve">PŘEŽITÍ</w:t>
      </w:r>
      <w:r w:rsidDel="00000000" w:rsidR="00000000" w:rsidRPr="00000000">
        <w:rPr>
          <w:rFonts w:ascii="Calibri" w:cs="Calibri" w:eastAsia="Calibri" w:hAnsi="Calibri"/>
          <w:color w:val="000000"/>
          <w:sz w:val="20"/>
          <w:szCs w:val="20"/>
          <w:rtl w:val="0"/>
        </w:rPr>
        <w:t xml:space="preserve"> vztahuje úprava +1.</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Čtvrtden </w:t>
      </w:r>
      <w:r w:rsidDel="00000000" w:rsidR="00000000" w:rsidRPr="00000000">
        <w:rPr>
          <w:rFonts w:ascii="Calibri" w:cs="Calibri" w:eastAsia="Calibri" w:hAnsi="Calibri"/>
          <w:i w:val="1"/>
          <w:iCs w:val="1"/>
          <w:color w:val="000000"/>
          <w:sz w:val="20"/>
          <w:szCs w:val="20"/>
          <w:rtl w:val="0"/>
        </w:rPr>
        <w:t xml:space="preserve">HLEDÁNÍ POTRAVY </w:t>
      </w:r>
      <w:r w:rsidDel="00000000" w:rsidR="00000000" w:rsidRPr="00000000">
        <w:rPr>
          <w:rFonts w:ascii="Calibri" w:cs="Calibri" w:eastAsia="Calibri" w:hAnsi="Calibri"/>
          <w:color w:val="000000"/>
          <w:sz w:val="20"/>
          <w:szCs w:val="20"/>
          <w:rtl w:val="0"/>
        </w:rPr>
        <w:t xml:space="preserve">se pro tebe počítá jako </w:t>
      </w:r>
      <w:r w:rsidDel="00000000" w:rsidR="00000000" w:rsidRPr="00000000">
        <w:rPr>
          <w:rFonts w:ascii="Calibri" w:cs="Calibri" w:eastAsia="Calibri" w:hAnsi="Calibri"/>
          <w:i w:val="1"/>
          <w:iCs w:val="1"/>
          <w:color w:val="000000"/>
          <w:sz w:val="20"/>
          <w:szCs w:val="20"/>
          <w:rtl w:val="0"/>
        </w:rPr>
        <w:t xml:space="preserve">ODPOČINEK</w:t>
      </w: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HLEDÁNÍ POTRAVY </w:t>
      </w:r>
      <w:r w:rsidDel="00000000" w:rsidR="00000000" w:rsidRPr="00000000">
        <w:rPr>
          <w:rFonts w:ascii="Calibri" w:cs="Calibri" w:eastAsia="Calibri" w:hAnsi="Calibri"/>
          <w:color w:val="000000"/>
          <w:sz w:val="20"/>
          <w:szCs w:val="20"/>
          <w:rtl w:val="0"/>
        </w:rPr>
        <w:t xml:space="preserve">pokaždé najdeš dvounásobek plodin.</w:t>
      </w:r>
    </w:p>
    <w:p w:rsidR="00000000" w:rsidDel="00000000" w:rsidP="00000000" w:rsidRDefault="00000000" w:rsidRPr="00000000" w14:paraId="0000001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DĚSIVÝ</w:t>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lidi výhružkami přimět, aby tě poslechli</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vyhrožování můžeš místo </w:t>
      </w:r>
      <w:r w:rsidDel="00000000" w:rsidR="00000000" w:rsidRPr="00000000">
        <w:rPr>
          <w:rFonts w:ascii="Calibri" w:cs="Calibri" w:eastAsia="Calibri" w:hAnsi="Calibri"/>
          <w:i w:val="1"/>
          <w:iCs w:val="1"/>
          <w:color w:val="000000"/>
          <w:sz w:val="20"/>
          <w:szCs w:val="20"/>
          <w:rtl w:val="0"/>
        </w:rPr>
        <w:t xml:space="preserve">MANIPULACE </w:t>
      </w:r>
      <w:r w:rsidDel="00000000" w:rsidR="00000000" w:rsidRPr="00000000">
        <w:rPr>
          <w:rFonts w:ascii="Calibri" w:cs="Calibri" w:eastAsia="Calibri" w:hAnsi="Calibri"/>
          <w:color w:val="000000"/>
          <w:sz w:val="20"/>
          <w:szCs w:val="20"/>
          <w:rtl w:val="0"/>
        </w:rPr>
        <w:t xml:space="preserve">hodit na </w:t>
      </w:r>
      <w:r w:rsidDel="00000000" w:rsidR="00000000" w:rsidRPr="00000000">
        <w:rPr>
          <w:rFonts w:ascii="Calibri" w:cs="Calibri" w:eastAsia="Calibri" w:hAnsi="Calibri"/>
          <w:i w:val="1"/>
          <w:iCs w:val="1"/>
          <w:color w:val="000000"/>
          <w:sz w:val="20"/>
          <w:szCs w:val="20"/>
          <w:rtl w:val="0"/>
        </w:rPr>
        <w:t xml:space="preserve">SVALY</w:t>
      </w:r>
      <w:r w:rsidDel="00000000" w:rsidR="00000000" w:rsidRPr="00000000">
        <w:rPr>
          <w:rFonts w:ascii="Calibri" w:cs="Calibri" w:eastAsia="Calibri" w:hAnsi="Calibri"/>
          <w:color w:val="000000"/>
          <w:sz w:val="20"/>
          <w:szCs w:val="20"/>
          <w:rtl w:val="0"/>
        </w:rPr>
        <w:t xml:space="preserve">. Při úspěchu po tobě nemůže protivník nic chtít, při neúspěchu na tebe zaútočí.</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 ale při vyhrožování máš bonus </w:t>
      </w:r>
      <w:r w:rsidDel="00000000" w:rsidR="00000000" w:rsidRPr="00000000">
        <w:rPr>
          <w:rFonts w:ascii="Calibri" w:cs="Calibri" w:eastAsia="Calibri" w:hAnsi="Calibri"/>
          <w:i w:val="1"/>
          <w:iCs w:val="1"/>
          <w:color w:val="000000"/>
          <w:sz w:val="20"/>
          <w:szCs w:val="20"/>
          <w:rtl w:val="0"/>
        </w:rPr>
        <w:t xml:space="preserve">SVALY +1</w:t>
      </w:r>
      <w:r w:rsidDel="00000000" w:rsidR="00000000" w:rsidRPr="00000000">
        <w:rPr>
          <w:rtl w:val="0"/>
        </w:rPr>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Jako 2., ale můžeš si přičíst jednu k8</w:t>
      </w:r>
    </w:p>
    <w:p w:rsidR="00000000" w:rsidDel="00000000" w:rsidP="00000000" w:rsidRDefault="00000000" w:rsidRPr="00000000" w14:paraId="00000024">
      <w:pPr>
        <w:ind w:firstLine="72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DRAKOBIJEC</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Bonusy v boji proti nestvůrám</w:t>
      </w:r>
    </w:p>
    <w:p w:rsidR="00000000" w:rsidDel="00000000" w:rsidP="00000000" w:rsidRDefault="00000000" w:rsidRPr="00000000" w14:paraId="00000026">
      <w:pPr>
        <w:numPr>
          <w:ilvl w:val="0"/>
          <w:numId w:val="4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Tvoje útoky proti nestvůrám mají +</w:t>
      </w:r>
      <w:r w:rsidDel="00000000" w:rsidR="00000000" w:rsidRPr="00000000">
        <w:rPr>
          <w:rFonts w:ascii="Calibri" w:cs="Calibri" w:eastAsia="Calibri" w:hAnsi="Calibri"/>
          <w:sz w:val="20"/>
          <w:szCs w:val="20"/>
          <w:rtl w:val="0"/>
        </w:rPr>
        <w:t xml:space="preserve"> 1</w:t>
      </w:r>
      <w:r w:rsidDel="00000000" w:rsidR="00000000" w:rsidRPr="00000000">
        <w:rPr>
          <w:rtl w:val="0"/>
        </w:rPr>
      </w:r>
    </w:p>
    <w:p w:rsidR="00000000" w:rsidDel="00000000" w:rsidP="00000000" w:rsidRDefault="00000000" w:rsidRPr="00000000" w14:paraId="00000027">
      <w:pPr>
        <w:numPr>
          <w:ilvl w:val="0"/>
          <w:numId w:val="4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Útoky mají +1 zranění</w:t>
      </w:r>
    </w:p>
    <w:p w:rsidR="00000000" w:rsidDel="00000000" w:rsidP="00000000" w:rsidRDefault="00000000" w:rsidRPr="00000000" w14:paraId="00000028">
      <w:pPr>
        <w:numPr>
          <w:ilvl w:val="0"/>
          <w:numId w:val="4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si přičíst jednu k8</w:t>
      </w:r>
    </w:p>
    <w:p w:rsidR="00000000" w:rsidDel="00000000" w:rsidP="00000000" w:rsidRDefault="00000000" w:rsidRPr="00000000" w14:paraId="00000029">
      <w:pPr>
        <w:ind w:firstLine="72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DUELISTA</w:t>
      </w:r>
    </w:p>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Vynikáte v boji s volnou rukou.</w:t>
      </w:r>
    </w:p>
    <w:p w:rsidR="00000000" w:rsidDel="00000000" w:rsidP="00000000" w:rsidRDefault="00000000" w:rsidRPr="00000000" w14:paraId="0000002B">
      <w:pPr>
        <w:numPr>
          <w:ilvl w:val="0"/>
          <w:numId w:val="5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 útoky máš +1, pokud používáte jednoruční zbraň a druhou ruku máte volnou.</w:t>
      </w:r>
    </w:p>
    <w:p w:rsidR="00000000" w:rsidDel="00000000" w:rsidP="00000000" w:rsidRDefault="00000000" w:rsidRPr="00000000" w14:paraId="0000002C">
      <w:pPr>
        <w:numPr>
          <w:ilvl w:val="0"/>
          <w:numId w:val="5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Funguje i na odrážení</w:t>
      </w:r>
    </w:p>
    <w:p w:rsidR="00000000" w:rsidDel="00000000" w:rsidP="00000000" w:rsidRDefault="00000000" w:rsidRPr="00000000" w14:paraId="0000002D">
      <w:pPr>
        <w:numPr>
          <w:ilvl w:val="0"/>
          <w:numId w:val="5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si přičíst jednu k8</w:t>
      </w:r>
    </w:p>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Dungeon delver</w:t>
      </w:r>
    </w:p>
    <w:p w:rsidR="00000000" w:rsidDel="00000000" w:rsidP="00000000" w:rsidRDefault="00000000" w:rsidRPr="00000000" w14:paraId="0000002F">
      <w:pPr>
        <w:ind w:left="36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DÝKAŘ</w:t>
      </w:r>
    </w:p>
    <w:p w:rsidR="00000000" w:rsidDel="00000000" w:rsidP="00000000" w:rsidRDefault="00000000" w:rsidRPr="00000000" w14:paraId="000000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Bonusy při boji s dýkou nebo nožem.</w:t>
      </w:r>
    </w:p>
    <w:p w:rsidR="00000000" w:rsidDel="00000000" w:rsidP="00000000" w:rsidRDefault="00000000" w:rsidRPr="00000000" w14:paraId="00000031">
      <w:pPr>
        <w:numPr>
          <w:ilvl w:val="0"/>
          <w:numId w:val="3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 boji máš bonus +1 </w:t>
      </w:r>
    </w:p>
    <w:p w:rsidR="00000000" w:rsidDel="00000000" w:rsidP="00000000" w:rsidRDefault="00000000" w:rsidRPr="00000000" w14:paraId="00000032">
      <w:pPr>
        <w:numPr>
          <w:ilvl w:val="0"/>
          <w:numId w:val="3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i w:val="1"/>
          <w:iCs w:val="1"/>
          <w:color w:val="000000"/>
          <w:sz w:val="20"/>
          <w:szCs w:val="20"/>
          <w:rtl w:val="0"/>
        </w:rPr>
        <w:t xml:space="preserve">BODNUTÍ </w:t>
      </w:r>
      <w:r w:rsidDel="00000000" w:rsidR="00000000" w:rsidRPr="00000000">
        <w:rPr>
          <w:rFonts w:ascii="Calibri" w:cs="Calibri" w:eastAsia="Calibri" w:hAnsi="Calibri"/>
          <w:color w:val="000000"/>
          <w:sz w:val="20"/>
          <w:szCs w:val="20"/>
          <w:rtl w:val="0"/>
        </w:rPr>
        <w:t xml:space="preserve">je pro tebe krátká akce.</w:t>
      </w:r>
    </w:p>
    <w:p w:rsidR="00000000" w:rsidDel="00000000" w:rsidP="00000000" w:rsidRDefault="00000000" w:rsidRPr="00000000" w14:paraId="00000033">
      <w:pPr>
        <w:numPr>
          <w:ilvl w:val="0"/>
          <w:numId w:val="3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Ke každému útoku můžeš přičíst k8</w:t>
      </w:r>
    </w:p>
    <w:p w:rsidR="00000000" w:rsidDel="00000000" w:rsidP="00000000" w:rsidRDefault="00000000" w:rsidRPr="00000000" w14:paraId="0000003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HARPUNÁŘ (BR)</w:t>
      </w:r>
    </w:p>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Když házíš harpunou nebo házecím kopím, málokdy mineš svůj cíl a znáš slabinu svého cíle.</w:t>
      </w:r>
    </w:p>
    <w:p w:rsidR="00000000" w:rsidDel="00000000" w:rsidP="00000000" w:rsidRDefault="00000000" w:rsidRPr="00000000" w14:paraId="00000036">
      <w:pPr>
        <w:numPr>
          <w:ilvl w:val="0"/>
          <w:numId w:val="43"/>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Tvoje útoky mají úpravu +1. </w:t>
      </w:r>
    </w:p>
    <w:p w:rsidR="00000000" w:rsidDel="00000000" w:rsidP="00000000" w:rsidRDefault="00000000" w:rsidRPr="00000000" w14:paraId="00000037">
      <w:pPr>
        <w:numPr>
          <w:ilvl w:val="0"/>
          <w:numId w:val="43"/>
        </w:numPr>
        <w:spacing w:after="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Při zásahu nepřítele s alespoň 1 zraněním způsobíš cíli krvácení. Krvácející cíl ztratí 1 bod síly na začátku každého kola, dokud není vyřazen (smrt po d6 minutách). Krvácení lze zastavit hodem na </w:t>
      </w:r>
      <w:r w:rsidDel="00000000" w:rsidR="00000000" w:rsidRPr="00000000">
        <w:rPr>
          <w:rFonts w:ascii="Calibri" w:cs="Calibri" w:eastAsia="Calibri" w:hAnsi="Calibri"/>
          <w:i w:val="1"/>
          <w:iCs w:val="1"/>
          <w:sz w:val="20"/>
          <w:szCs w:val="20"/>
          <w:rtl w:val="0"/>
        </w:rPr>
        <w:t xml:space="preserve">LÉČENÍ</w:t>
      </w:r>
      <w:r w:rsidDel="00000000" w:rsidR="00000000" w:rsidRPr="00000000">
        <w:rPr>
          <w:rtl w:val="0"/>
        </w:rPr>
      </w:r>
    </w:p>
    <w:p w:rsidR="00000000" w:rsidDel="00000000" w:rsidP="00000000" w:rsidRDefault="00000000" w:rsidRPr="00000000" w14:paraId="00000038">
      <w:pPr>
        <w:numPr>
          <w:ilvl w:val="0"/>
          <w:numId w:val="43"/>
        </w:numPr>
        <w:ind w:left="720" w:hanging="360"/>
        <w:rPr>
          <w:rFonts w:ascii="Calibri" w:cs="Calibri" w:eastAsia="Calibri" w:hAnsi="Calibri"/>
          <w:sz w:val="20"/>
          <w:szCs w:val="20"/>
        </w:rPr>
      </w:pPr>
      <w:bookmarkStart w:colFirst="0" w:colLast="0" w:name="_heading=h.a65jgzfn0rzd" w:id="0"/>
      <w:bookmarkEnd w:id="0"/>
      <w:r w:rsidDel="00000000" w:rsidR="00000000" w:rsidRPr="00000000">
        <w:rPr>
          <w:rFonts w:ascii="Calibri" w:cs="Calibri" w:eastAsia="Calibri" w:hAnsi="Calibri"/>
          <w:sz w:val="20"/>
          <w:szCs w:val="20"/>
          <w:rtl w:val="0"/>
        </w:rPr>
        <w:t xml:space="preserve">Ke každému útoku můžeš přičíst k8</w:t>
      </w:r>
    </w:p>
    <w:p w:rsidR="00000000" w:rsidDel="00000000" w:rsidP="00000000" w:rsidRDefault="00000000" w:rsidRPr="00000000" w14:paraId="00000039">
      <w:pPr>
        <w:ind w:left="36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HBITÉ NOHY</w:t>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boji umíš pohotově uskakovat.</w:t>
      </w:r>
    </w:p>
    <w:p w:rsidR="00000000" w:rsidDel="00000000" w:rsidP="00000000" w:rsidRDefault="00000000" w:rsidRPr="00000000" w14:paraId="0000003B">
      <w:pPr>
        <w:numPr>
          <w:ilvl w:val="0"/>
          <w:numId w:val="3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 každém kole máš jednu akci </w:t>
      </w:r>
      <w:r w:rsidDel="00000000" w:rsidR="00000000" w:rsidRPr="00000000">
        <w:rPr>
          <w:rFonts w:ascii="Calibri" w:cs="Calibri" w:eastAsia="Calibri" w:hAnsi="Calibri"/>
          <w:i w:val="1"/>
          <w:iCs w:val="1"/>
          <w:color w:val="000000"/>
          <w:sz w:val="20"/>
          <w:szCs w:val="20"/>
          <w:rtl w:val="0"/>
        </w:rPr>
        <w:t xml:space="preserve">ÚHYB</w:t>
      </w:r>
      <w:r w:rsidDel="00000000" w:rsidR="00000000" w:rsidRPr="00000000">
        <w:rPr>
          <w:rFonts w:ascii="Calibri" w:cs="Calibri" w:eastAsia="Calibri" w:hAnsi="Calibri"/>
          <w:color w:val="000000"/>
          <w:sz w:val="20"/>
          <w:szCs w:val="20"/>
          <w:rtl w:val="0"/>
        </w:rPr>
        <w:t xml:space="preserve"> zdarma. Dodatečný úhyb se nepočítá do tvých akcí za kolo.</w:t>
      </w:r>
    </w:p>
    <w:p w:rsidR="00000000" w:rsidDel="00000000" w:rsidP="00000000" w:rsidRDefault="00000000" w:rsidRPr="00000000" w14:paraId="0000003C">
      <w:pPr>
        <w:numPr>
          <w:ilvl w:val="0"/>
          <w:numId w:val="3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všechny </w:t>
      </w:r>
      <w:r w:rsidDel="00000000" w:rsidR="00000000" w:rsidRPr="00000000">
        <w:rPr>
          <w:rFonts w:ascii="Calibri" w:cs="Calibri" w:eastAsia="Calibri" w:hAnsi="Calibri"/>
          <w:i w:val="1"/>
          <w:iCs w:val="1"/>
          <w:color w:val="000000"/>
          <w:sz w:val="20"/>
          <w:szCs w:val="20"/>
          <w:rtl w:val="0"/>
        </w:rPr>
        <w:t xml:space="preserve">ÚHYBY </w:t>
      </w:r>
      <w:r w:rsidDel="00000000" w:rsidR="00000000" w:rsidRPr="00000000">
        <w:rPr>
          <w:rFonts w:ascii="Calibri" w:cs="Calibri" w:eastAsia="Calibri" w:hAnsi="Calibri"/>
          <w:color w:val="000000"/>
          <w:sz w:val="20"/>
          <w:szCs w:val="20"/>
          <w:rtl w:val="0"/>
        </w:rPr>
        <w:t xml:space="preserve">máš +1.</w:t>
      </w:r>
    </w:p>
    <w:p w:rsidR="00000000" w:rsidDel="00000000" w:rsidP="00000000" w:rsidRDefault="00000000" w:rsidRPr="00000000" w14:paraId="0000003D">
      <w:pPr>
        <w:numPr>
          <w:ilvl w:val="0"/>
          <w:numId w:val="3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 každém kole máš neomezení počet </w:t>
      </w:r>
      <w:r w:rsidDel="00000000" w:rsidR="00000000" w:rsidRPr="00000000">
        <w:rPr>
          <w:rFonts w:ascii="Calibri" w:cs="Calibri" w:eastAsia="Calibri" w:hAnsi="Calibri"/>
          <w:i w:val="1"/>
          <w:iCs w:val="1"/>
          <w:color w:val="000000"/>
          <w:sz w:val="20"/>
          <w:szCs w:val="20"/>
          <w:rtl w:val="0"/>
        </w:rPr>
        <w:t xml:space="preserve">ÚHYBŮ, </w:t>
      </w:r>
      <w:r w:rsidDel="00000000" w:rsidR="00000000" w:rsidRPr="00000000">
        <w:rPr>
          <w:rFonts w:ascii="Calibri" w:cs="Calibri" w:eastAsia="Calibri" w:hAnsi="Calibri"/>
          <w:color w:val="000000"/>
          <w:sz w:val="20"/>
          <w:szCs w:val="20"/>
          <w:rtl w:val="0"/>
        </w:rPr>
        <w:t xml:space="preserve">ale vždy jenom jeden útok. Úhyby se počítají jako jedna akce.</w:t>
      </w:r>
    </w:p>
    <w:p w:rsidR="00000000" w:rsidDel="00000000" w:rsidP="00000000" w:rsidRDefault="00000000" w:rsidRPr="00000000" w14:paraId="0000003E">
      <w:pPr>
        <w:ind w:left="36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CHLADNOKREVNÝ</w:t>
      </w:r>
    </w:p>
    <w:p w:rsidR="00000000" w:rsidDel="00000000" w:rsidP="00000000" w:rsidRDefault="00000000" w:rsidRPr="00000000" w14:paraId="0000003F">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schopen zabít bezbranné protivníky.</w:t>
      </w:r>
    </w:p>
    <w:p w:rsidR="00000000" w:rsidDel="00000000" w:rsidP="00000000" w:rsidRDefault="00000000" w:rsidRPr="00000000" w14:paraId="00000040">
      <w:pPr>
        <w:numPr>
          <w:ilvl w:val="0"/>
          <w:numId w:val="39"/>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akci </w:t>
      </w:r>
      <w:r w:rsidDel="00000000" w:rsidR="00000000" w:rsidRPr="00000000">
        <w:rPr>
          <w:rFonts w:ascii="Calibri" w:cs="Calibri" w:eastAsia="Calibri" w:hAnsi="Calibri"/>
          <w:i w:val="1"/>
          <w:iCs w:val="1"/>
          <w:color w:val="000000"/>
          <w:sz w:val="20"/>
          <w:szCs w:val="20"/>
          <w:rtl w:val="0"/>
        </w:rPr>
        <w:t xml:space="preserve">RÁNA Z MILOSTI </w:t>
      </w:r>
      <w:r w:rsidDel="00000000" w:rsidR="00000000" w:rsidRPr="00000000">
        <w:rPr>
          <w:rFonts w:ascii="Calibri" w:cs="Calibri" w:eastAsia="Calibri" w:hAnsi="Calibri"/>
          <w:color w:val="000000"/>
          <w:sz w:val="20"/>
          <w:szCs w:val="20"/>
          <w:rtl w:val="0"/>
        </w:rPr>
        <w:t xml:space="preserve">neházíš</w:t>
      </w:r>
    </w:p>
    <w:p w:rsidR="00000000" w:rsidDel="00000000" w:rsidP="00000000" w:rsidRDefault="00000000" w:rsidRPr="00000000" w14:paraId="00000041">
      <w:pPr>
        <w:numPr>
          <w:ilvl w:val="0"/>
          <w:numId w:val="39"/>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 ale nemusíš utrácet bod vůle, ani nemáš zranění osobnosti.</w:t>
      </w:r>
    </w:p>
    <w:p w:rsidR="00000000" w:rsidDel="00000000" w:rsidP="00000000" w:rsidRDefault="00000000" w:rsidRPr="00000000" w14:paraId="00000042">
      <w:pPr>
        <w:numPr>
          <w:ilvl w:val="0"/>
          <w:numId w:val="39"/>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II., ale po provedení </w:t>
      </w:r>
      <w:r w:rsidDel="00000000" w:rsidR="00000000" w:rsidRPr="00000000">
        <w:rPr>
          <w:rFonts w:ascii="Calibri" w:cs="Calibri" w:eastAsia="Calibri" w:hAnsi="Calibri"/>
          <w:i w:val="1"/>
          <w:iCs w:val="1"/>
          <w:color w:val="000000"/>
          <w:sz w:val="20"/>
          <w:szCs w:val="20"/>
          <w:rtl w:val="0"/>
        </w:rPr>
        <w:t xml:space="preserve">RÁNY Z MILOSTI</w:t>
      </w:r>
      <w:r w:rsidDel="00000000" w:rsidR="00000000" w:rsidRPr="00000000">
        <w:rPr>
          <w:rFonts w:ascii="Calibri" w:cs="Calibri" w:eastAsia="Calibri" w:hAnsi="Calibri"/>
          <w:color w:val="000000"/>
          <w:sz w:val="20"/>
          <w:szCs w:val="20"/>
          <w:rtl w:val="0"/>
        </w:rPr>
        <w:t xml:space="preserve"> si obnovíš bod osobnosti.</w:t>
      </w:r>
    </w:p>
    <w:p w:rsidR="00000000" w:rsidDel="00000000" w:rsidP="00000000" w:rsidRDefault="00000000" w:rsidRPr="00000000" w14:paraId="00000043">
      <w:pPr>
        <w:numPr>
          <w:ilvl w:val="0"/>
          <w:numId w:val="39"/>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Tvoje </w:t>
      </w:r>
      <w:r w:rsidDel="00000000" w:rsidR="00000000" w:rsidRPr="00000000">
        <w:rPr>
          <w:rFonts w:ascii="Calibri" w:cs="Calibri" w:eastAsia="Calibri" w:hAnsi="Calibri"/>
          <w:i w:val="1"/>
          <w:iCs w:val="1"/>
          <w:color w:val="000000"/>
          <w:sz w:val="20"/>
          <w:szCs w:val="20"/>
          <w:rtl w:val="0"/>
        </w:rPr>
        <w:t xml:space="preserve">RÁNA Z MILOSTI </w:t>
      </w:r>
      <w:r w:rsidDel="00000000" w:rsidR="00000000" w:rsidRPr="00000000">
        <w:rPr>
          <w:rFonts w:ascii="Calibri" w:cs="Calibri" w:eastAsia="Calibri" w:hAnsi="Calibri"/>
          <w:color w:val="000000"/>
          <w:sz w:val="20"/>
          <w:szCs w:val="20"/>
          <w:rtl w:val="0"/>
        </w:rPr>
        <w:t xml:space="preserve">je útok strachem pro nepřátele v krátké vzdálenosti proti tvému </w:t>
      </w:r>
      <w:r w:rsidDel="00000000" w:rsidR="00000000" w:rsidRPr="00000000">
        <w:rPr>
          <w:rFonts w:ascii="Calibri" w:cs="Calibri" w:eastAsia="Calibri" w:hAnsi="Calibri"/>
          <w:i w:val="1"/>
          <w:iCs w:val="1"/>
          <w:color w:val="000000"/>
          <w:sz w:val="20"/>
          <w:szCs w:val="20"/>
          <w:rtl w:val="0"/>
        </w:rPr>
        <w:t xml:space="preserve">vystupování </w:t>
      </w:r>
      <w:r w:rsidDel="00000000" w:rsidR="00000000" w:rsidRPr="00000000">
        <w:rPr>
          <w:rFonts w:ascii="Calibri" w:cs="Calibri" w:eastAsia="Calibri" w:hAnsi="Calibri"/>
          <w:color w:val="000000"/>
          <w:sz w:val="20"/>
          <w:szCs w:val="20"/>
          <w:rtl w:val="0"/>
        </w:rPr>
        <w:t xml:space="preserve">nebo </w:t>
      </w:r>
      <w:r w:rsidDel="00000000" w:rsidR="00000000" w:rsidRPr="00000000">
        <w:rPr>
          <w:rFonts w:ascii="Calibri" w:cs="Calibri" w:eastAsia="Calibri" w:hAnsi="Calibri"/>
          <w:i w:val="1"/>
          <w:iCs w:val="1"/>
          <w:color w:val="000000"/>
          <w:sz w:val="20"/>
          <w:szCs w:val="20"/>
          <w:rtl w:val="0"/>
        </w:rPr>
        <w:t xml:space="preserve">manipulaci</w:t>
      </w:r>
      <w:r w:rsidDel="00000000" w:rsidR="00000000" w:rsidRPr="00000000">
        <w:rPr>
          <w:rFonts w:ascii="Calibri" w:cs="Calibri" w:eastAsia="Calibri" w:hAnsi="Calibri"/>
          <w:color w:val="000000"/>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44">
      <w:pPr>
        <w:ind w:left="1440" w:firstLine="720"/>
        <w:rPr/>
      </w:pPr>
      <w:r w:rsidDel="00000000" w:rsidR="00000000" w:rsidRPr="00000000">
        <w:rPr>
          <w:sz w:val="20"/>
          <w:szCs w:val="20"/>
          <w:rtl w:val="0"/>
        </w:rPr>
        <w:t xml:space="preserve">INTUITIVNÍ</w:t>
      </w:r>
      <w:r w:rsidDel="00000000" w:rsidR="00000000" w:rsidRPr="00000000">
        <w:rPr>
          <w:rtl w:val="0"/>
        </w:rPr>
      </w:r>
    </w:p>
    <w:p w:rsidR="00000000" w:rsidDel="00000000" w:rsidP="00000000" w:rsidRDefault="00000000" w:rsidRPr="00000000" w14:paraId="000000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číst lidi snadněji než ostatní.</w:t>
      </w:r>
    </w:p>
    <w:p w:rsidR="00000000" w:rsidDel="00000000" w:rsidP="00000000" w:rsidRDefault="00000000" w:rsidRPr="00000000" w14:paraId="0000004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Když použijete empatii k čtení lidí, můžete za každý další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získat náznaky o jejich motivacích, minulosti a věcech, které skrývají. </w:t>
      </w:r>
    </w:p>
    <w:p w:rsidR="00000000" w:rsidDel="00000000" w:rsidP="00000000" w:rsidRDefault="00000000" w:rsidRPr="00000000" w14:paraId="0000004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Získáte +1 bonus při použití postřehu k čtení lidí nebo při odporování manipulaci.</w:t>
      </w:r>
    </w:p>
    <w:p w:rsidR="00000000" w:rsidDel="00000000" w:rsidP="00000000" w:rsidRDefault="00000000" w:rsidRPr="00000000" w14:paraId="0000004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Lidé nemohou číst tebe; můžeš je zmást falešnými informacemi.</w:t>
      </w:r>
    </w:p>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KAPSÁŘ</w:t>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mistr v kradení a ukrývání věcí.</w:t>
      </w:r>
    </w:p>
    <w:p w:rsidR="00000000" w:rsidDel="00000000" w:rsidP="00000000" w:rsidRDefault="00000000" w:rsidRPr="00000000" w14:paraId="0000004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Při použití </w:t>
      </w:r>
      <w:r w:rsidDel="00000000" w:rsidR="00000000" w:rsidRPr="00000000">
        <w:rPr>
          <w:i w:val="1"/>
          <w:iCs w:val="1"/>
          <w:sz w:val="20"/>
          <w:szCs w:val="20"/>
          <w:rtl w:val="0"/>
        </w:rPr>
        <w:t xml:space="preserve">ZLODĚJNA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 kradení nebo ukrývání máš bonus +1.</w:t>
      </w:r>
    </w:p>
    <w:p w:rsidR="00000000" w:rsidDel="00000000" w:rsidP="00000000" w:rsidRDefault="00000000" w:rsidRPr="00000000" w14:paraId="0000004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Dokážeš nechat malé předměty zmizet před očima ostatních, což ti přidává bonus k vystoupením.</w:t>
      </w:r>
    </w:p>
    <w:p w:rsidR="00000000" w:rsidDel="00000000" w:rsidP="00000000" w:rsidRDefault="00000000" w:rsidRPr="00000000" w14:paraId="0000004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přidat k8 při kradení, schovávání předmětů nebo podvádění při hazardu.</w:t>
      </w:r>
    </w:p>
    <w:p w:rsidR="00000000" w:rsidDel="00000000" w:rsidP="00000000" w:rsidRDefault="00000000" w:rsidRPr="00000000" w14:paraId="0000004E">
      <w:pPr>
        <w:ind w:left="36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KLADIVÁŘ</w:t>
      </w:r>
    </w:p>
    <w:p w:rsidR="00000000" w:rsidDel="00000000" w:rsidP="00000000" w:rsidRDefault="00000000" w:rsidRPr="00000000" w14:paraId="0000004F">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Bonusy při boji s </w:t>
      </w:r>
      <w:r w:rsidDel="00000000" w:rsidR="00000000" w:rsidRPr="00000000">
        <w:rPr>
          <w:rFonts w:ascii="Calibri" w:cs="Calibri" w:eastAsia="Calibri" w:hAnsi="Calibri"/>
          <w:i w:val="1"/>
          <w:iCs w:val="1"/>
          <w:sz w:val="20"/>
          <w:szCs w:val="20"/>
          <w:rtl w:val="0"/>
        </w:rPr>
        <w:t xml:space="preserve">TUPOU </w:t>
      </w:r>
      <w:r w:rsidDel="00000000" w:rsidR="00000000" w:rsidRPr="00000000">
        <w:rPr>
          <w:rFonts w:ascii="Calibri" w:cs="Calibri" w:eastAsia="Calibri" w:hAnsi="Calibri"/>
          <w:sz w:val="20"/>
          <w:szCs w:val="20"/>
          <w:rtl w:val="0"/>
        </w:rPr>
        <w:t xml:space="preserve">zbraní.</w:t>
      </w:r>
    </w:p>
    <w:p w:rsidR="00000000" w:rsidDel="00000000" w:rsidP="00000000" w:rsidRDefault="00000000" w:rsidRPr="00000000" w14:paraId="00000050">
      <w:pPr>
        <w:numPr>
          <w:ilvl w:val="0"/>
          <w:numId w:val="40"/>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Ke všem útokům si přičítáš +1</w:t>
      </w:r>
    </w:p>
    <w:p w:rsidR="00000000" w:rsidDel="00000000" w:rsidP="00000000" w:rsidRDefault="00000000" w:rsidRPr="00000000" w14:paraId="00000051">
      <w:pPr>
        <w:numPr>
          <w:ilvl w:val="0"/>
          <w:numId w:val="40"/>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Všechny útoky způsobí alespoň 1 zranění.</w:t>
      </w:r>
    </w:p>
    <w:p w:rsidR="00000000" w:rsidDel="00000000" w:rsidP="00000000" w:rsidRDefault="00000000" w:rsidRPr="00000000" w14:paraId="00000052">
      <w:pPr>
        <w:numPr>
          <w:ilvl w:val="0"/>
          <w:numId w:val="40"/>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Ke všem útokům můžeš přičíst k8.</w:t>
      </w:r>
    </w:p>
    <w:p w:rsidR="00000000" w:rsidDel="00000000" w:rsidP="00000000" w:rsidRDefault="00000000" w:rsidRPr="00000000" w14:paraId="00000053">
      <w:pPr>
        <w:numPr>
          <w:ilvl w:val="0"/>
          <w:numId w:val="40"/>
        </w:numPr>
        <w:pBdr>
          <w:top w:space="0" w:sz="0" w:val="nil"/>
          <w:left w:space="0" w:sz="0" w:val="nil"/>
          <w:bottom w:space="0" w:sz="0" w:val="nil"/>
          <w:right w:space="0" w:sz="0" w:val="nil"/>
          <w:between w:space="0" w:sz="0" w:val="nil"/>
        </w:pBdr>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Ignoruješ polovinu </w:t>
      </w:r>
      <w:r w:rsidDel="00000000" w:rsidR="00000000" w:rsidRPr="00000000">
        <w:rPr>
          <w:rFonts w:ascii="Quattrocento Sans" w:cs="Quattrocento Sans" w:eastAsia="Quattrocento Sans" w:hAnsi="Quattrocento Sans"/>
          <w:color w:val="000000"/>
          <w:sz w:val="20"/>
          <w:szCs w:val="20"/>
          <w:rtl w:val="0"/>
        </w:rPr>
        <w:t xml:space="preserve">⚔️ p</w:t>
      </w:r>
      <w:r w:rsidDel="00000000" w:rsidR="00000000" w:rsidRPr="00000000">
        <w:rPr>
          <w:color w:val="000000"/>
          <w:sz w:val="20"/>
          <w:szCs w:val="20"/>
          <w:rtl w:val="0"/>
        </w:rPr>
        <w:t xml:space="preserve">ro zbroj (Nahoru)</w:t>
      </w:r>
      <w:r w:rsidDel="00000000" w:rsidR="00000000" w:rsidRPr="00000000">
        <w:rPr>
          <w:rtl w:val="0"/>
        </w:rPr>
      </w:r>
    </w:p>
    <w:p w:rsidR="00000000" w:rsidDel="00000000" w:rsidP="00000000" w:rsidRDefault="00000000" w:rsidRPr="00000000" w14:paraId="00000054">
      <w:pPr>
        <w:ind w:left="36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KOPINÍK</w:t>
      </w:r>
    </w:p>
    <w:p w:rsidR="00000000" w:rsidDel="00000000" w:rsidP="00000000" w:rsidRDefault="00000000" w:rsidRPr="00000000" w14:paraId="00000055">
      <w:pPr>
        <w:ind w:left="36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Bonusy při boji s kopím, halapartnou, píkou a trojzubcem.</w:t>
      </w:r>
    </w:p>
    <w:p w:rsidR="00000000" w:rsidDel="00000000" w:rsidP="00000000" w:rsidRDefault="00000000" w:rsidRPr="00000000" w14:paraId="00000056">
      <w:pPr>
        <w:numPr>
          <w:ilvl w:val="0"/>
          <w:numId w:val="41"/>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Ke všem útokům si přičítáš +1</w:t>
      </w:r>
    </w:p>
    <w:p w:rsidR="00000000" w:rsidDel="00000000" w:rsidP="00000000" w:rsidRDefault="00000000" w:rsidRPr="00000000" w14:paraId="00000057">
      <w:pPr>
        <w:numPr>
          <w:ilvl w:val="0"/>
          <w:numId w:val="41"/>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Pokud zbraň držíš můžeš okamžitě provést útok, pokud se nepřítel přesune z </w:t>
      </w:r>
      <w:r w:rsidDel="00000000" w:rsidR="00000000" w:rsidRPr="00000000">
        <w:rPr>
          <w:rFonts w:ascii="Calibri" w:cs="Calibri" w:eastAsia="Calibri" w:hAnsi="Calibri"/>
          <w:i w:val="1"/>
          <w:iCs w:val="1"/>
          <w:color w:val="000000"/>
          <w:sz w:val="20"/>
          <w:szCs w:val="20"/>
          <w:rtl w:val="0"/>
        </w:rPr>
        <w:t xml:space="preserve">KRÁTKÉ </w:t>
      </w:r>
      <w:r w:rsidDel="00000000" w:rsidR="00000000" w:rsidRPr="00000000">
        <w:rPr>
          <w:rFonts w:ascii="Calibri" w:cs="Calibri" w:eastAsia="Calibri" w:hAnsi="Calibri"/>
          <w:color w:val="000000"/>
          <w:sz w:val="20"/>
          <w:szCs w:val="20"/>
          <w:rtl w:val="0"/>
        </w:rPr>
        <w:t xml:space="preserve">na </w:t>
      </w:r>
      <w:r w:rsidDel="00000000" w:rsidR="00000000" w:rsidRPr="00000000">
        <w:rPr>
          <w:rFonts w:ascii="Calibri" w:cs="Calibri" w:eastAsia="Calibri" w:hAnsi="Calibri"/>
          <w:i w:val="1"/>
          <w:iCs w:val="1"/>
          <w:color w:val="000000"/>
          <w:sz w:val="20"/>
          <w:szCs w:val="20"/>
          <w:rtl w:val="0"/>
        </w:rPr>
        <w:t xml:space="preserve">DÉLKU PAŽE.</w:t>
      </w:r>
      <w:r w:rsidDel="00000000" w:rsidR="00000000" w:rsidRPr="00000000">
        <w:rPr>
          <w:rFonts w:ascii="Calibri" w:cs="Calibri" w:eastAsia="Calibri" w:hAnsi="Calibri"/>
          <w:color w:val="000000"/>
          <w:sz w:val="20"/>
          <w:szCs w:val="20"/>
          <w:rtl w:val="0"/>
        </w:rPr>
        <w:t xml:space="preserve"> Útok se počítá mezi tvé akce, ale přeskakuje pořadí.</w:t>
      </w:r>
    </w:p>
    <w:p w:rsidR="00000000" w:rsidDel="00000000" w:rsidP="00000000" w:rsidRDefault="00000000" w:rsidRPr="00000000" w14:paraId="00000058">
      <w:pPr>
        <w:numPr>
          <w:ilvl w:val="0"/>
          <w:numId w:val="41"/>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Ke všem útokům můžeš přičíst k8</w:t>
      </w:r>
    </w:p>
    <w:p w:rsidR="00000000" w:rsidDel="00000000" w:rsidP="00000000" w:rsidRDefault="00000000" w:rsidRPr="00000000" w14:paraId="00000059">
      <w:pPr>
        <w:numPr>
          <w:ilvl w:val="0"/>
          <w:numId w:val="41"/>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Útok z úrovně II. Je brán jako </w:t>
      </w:r>
      <w:r w:rsidDel="00000000" w:rsidR="00000000" w:rsidRPr="00000000">
        <w:rPr>
          <w:rFonts w:ascii="Calibri" w:cs="Calibri" w:eastAsia="Calibri" w:hAnsi="Calibri"/>
          <w:i w:val="1"/>
          <w:iCs w:val="1"/>
          <w:color w:val="000000"/>
          <w:sz w:val="20"/>
          <w:szCs w:val="20"/>
          <w:rtl w:val="0"/>
        </w:rPr>
        <w:t xml:space="preserve">krátká akce</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005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KUCHAŘ</w:t>
      </w:r>
    </w:p>
    <w:p w:rsidR="00000000" w:rsidDel="00000000" w:rsidP="00000000" w:rsidRDefault="00000000" w:rsidRPr="00000000" w14:paraId="000000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vařit třeba i z mála.</w:t>
      </w:r>
    </w:p>
    <w:p w:rsidR="00000000" w:rsidDel="00000000" w:rsidP="00000000" w:rsidRDefault="00000000" w:rsidRPr="00000000" w14:paraId="0000005C">
      <w:pPr>
        <w:numPr>
          <w:ilvl w:val="0"/>
          <w:numId w:val="5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Umíš přeměnit za čtvrden pomocí ohně k6 surovin na jídlo. </w:t>
      </w:r>
    </w:p>
    <w:p w:rsidR="00000000" w:rsidDel="00000000" w:rsidP="00000000" w:rsidRDefault="00000000" w:rsidRPr="00000000" w14:paraId="0000005D">
      <w:pPr>
        <w:numPr>
          <w:ilvl w:val="0"/>
          <w:numId w:val="5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Vytvoříš o jednu jednotku jídla navíc</w:t>
      </w:r>
    </w:p>
    <w:p w:rsidR="00000000" w:rsidDel="00000000" w:rsidP="00000000" w:rsidRDefault="00000000" w:rsidRPr="00000000" w14:paraId="0000005E">
      <w:pPr>
        <w:numPr>
          <w:ilvl w:val="0"/>
          <w:numId w:val="57"/>
        </w:numPr>
        <w:spacing w:after="0" w:lineRule="auto"/>
        <w:ind w:left="720" w:hanging="360"/>
        <w:rPr>
          <w:sz w:val="20"/>
          <w:szCs w:val="20"/>
        </w:rPr>
      </w:pPr>
      <w:r w:rsidDel="00000000" w:rsidR="00000000" w:rsidRPr="00000000">
        <w:rPr>
          <w:sz w:val="20"/>
          <w:szCs w:val="20"/>
          <w:rtl w:val="0"/>
        </w:rPr>
        <w:t xml:space="preserve">Tvoje jídlo doplní bod osobnosti (max 1 za čtvrtden)</w:t>
      </w:r>
    </w:p>
    <w:p w:rsidR="00000000" w:rsidDel="00000000" w:rsidP="00000000" w:rsidRDefault="00000000" w:rsidRPr="00000000" w14:paraId="0000005F">
      <w:pPr>
        <w:numPr>
          <w:ilvl w:val="0"/>
          <w:numId w:val="5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highlight w:val="yellow"/>
        </w:rPr>
      </w:pPr>
      <w:r w:rsidDel="00000000" w:rsidR="00000000" w:rsidRPr="00000000">
        <w:rPr>
          <w:sz w:val="20"/>
          <w:szCs w:val="20"/>
          <w:highlight w:val="yellow"/>
          <w:rtl w:val="0"/>
        </w:rPr>
        <w:t xml:space="preserve">Jednou za krátký odpočínek/čtvrden si dokážeš najít čas na to přeměnit 1 jednotku jídla.</w:t>
      </w:r>
      <w:r w:rsidDel="00000000" w:rsidR="00000000" w:rsidRPr="00000000">
        <w:rPr>
          <w:rtl w:val="0"/>
        </w:rPr>
      </w:r>
    </w:p>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KURÁTOR</w:t>
      </w:r>
      <w:r w:rsidDel="00000000" w:rsidR="00000000" w:rsidRPr="00000000">
        <w:rPr>
          <w:rtl w:val="0"/>
        </w:rPr>
        <w:t xml:space="preserve"> </w:t>
      </w:r>
      <w:r w:rsidDel="00000000" w:rsidR="00000000" w:rsidRPr="00000000">
        <w:rPr>
          <w:sz w:val="20"/>
          <w:szCs w:val="20"/>
          <w:rtl w:val="0"/>
        </w:rPr>
        <w:t xml:space="preserve">MAGIE</w:t>
      </w:r>
    </w:p>
    <w:p w:rsidR="00000000" w:rsidDel="00000000" w:rsidP="00000000" w:rsidRDefault="00000000" w:rsidRPr="00000000" w14:paraId="000000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Zvládáš ovládat více kouzel než běžní čarodějové.</w:t>
      </w:r>
    </w:p>
    <w:p w:rsidR="00000000" w:rsidDel="00000000" w:rsidP="00000000" w:rsidRDefault="00000000" w:rsidRPr="00000000" w14:paraId="0000006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Tvoje BYSTROST se při výpočtu maximálního počtu známých kouzel počítá, jako by byla zvýšena o úroveň tohoto talentu.</w:t>
        <w:br w:type="textWrapping"/>
        <w:t xml:space="preserve">Pokud překročíš limit kouzel, můžeš místo zapomenutí jednoho z nich získat tento talent.</w:t>
      </w:r>
    </w:p>
    <w:p w:rsidR="00000000" w:rsidDel="00000000" w:rsidP="00000000" w:rsidRDefault="00000000" w:rsidRPr="00000000" w14:paraId="0000006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NÁMOŘNÍK</w:t>
      </w:r>
    </w:p>
    <w:p w:rsidR="00000000" w:rsidDel="00000000" w:rsidP="00000000" w:rsidRDefault="00000000" w:rsidRPr="00000000" w14:paraId="000000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kormidlovat vory a lodě.</w:t>
      </w:r>
    </w:p>
    <w:p w:rsidR="00000000" w:rsidDel="00000000" w:rsidP="00000000" w:rsidRDefault="00000000" w:rsidRPr="00000000" w14:paraId="00000065">
      <w:pPr>
        <w:numPr>
          <w:ilvl w:val="0"/>
          <w:numId w:val="7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UDÁVÁNÍ SMĚRU</w:t>
      </w:r>
      <w:r w:rsidDel="00000000" w:rsidR="00000000" w:rsidRPr="00000000">
        <w:rPr>
          <w:rFonts w:ascii="Calibri" w:cs="Calibri" w:eastAsia="Calibri" w:hAnsi="Calibri"/>
          <w:color w:val="000000"/>
          <w:sz w:val="20"/>
          <w:szCs w:val="20"/>
          <w:rtl w:val="0"/>
        </w:rPr>
        <w:t xml:space="preserve"> +1 na </w:t>
      </w:r>
      <w:r w:rsidDel="00000000" w:rsidR="00000000" w:rsidRPr="00000000">
        <w:rPr>
          <w:rFonts w:ascii="Calibri" w:cs="Calibri" w:eastAsia="Calibri" w:hAnsi="Calibri"/>
          <w:i w:val="1"/>
          <w:iCs w:val="1"/>
          <w:color w:val="000000"/>
          <w:sz w:val="20"/>
          <w:szCs w:val="20"/>
          <w:rtl w:val="0"/>
        </w:rPr>
        <w:t xml:space="preserve">PŘEŽITÍ.</w:t>
      </w:r>
      <w:r w:rsidDel="00000000" w:rsidR="00000000" w:rsidRPr="00000000">
        <w:rPr>
          <w:rtl w:val="0"/>
        </w:rPr>
      </w:r>
    </w:p>
    <w:p w:rsidR="00000000" w:rsidDel="00000000" w:rsidP="00000000" w:rsidRDefault="00000000" w:rsidRPr="00000000" w14:paraId="00000066">
      <w:pPr>
        <w:numPr>
          <w:ilvl w:val="0"/>
          <w:numId w:val="7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Čtvrtden </w:t>
      </w:r>
      <w:r w:rsidDel="00000000" w:rsidR="00000000" w:rsidRPr="00000000">
        <w:rPr>
          <w:rFonts w:ascii="Calibri" w:cs="Calibri" w:eastAsia="Calibri" w:hAnsi="Calibri"/>
          <w:i w:val="1"/>
          <w:iCs w:val="1"/>
          <w:color w:val="000000"/>
          <w:sz w:val="20"/>
          <w:szCs w:val="20"/>
          <w:rtl w:val="0"/>
        </w:rPr>
        <w:t xml:space="preserve">UDÁVÁNÍ SMĚRU </w:t>
      </w:r>
      <w:r w:rsidDel="00000000" w:rsidR="00000000" w:rsidRPr="00000000">
        <w:rPr>
          <w:rFonts w:ascii="Calibri" w:cs="Calibri" w:eastAsia="Calibri" w:hAnsi="Calibri"/>
          <w:color w:val="000000"/>
          <w:sz w:val="20"/>
          <w:szCs w:val="20"/>
          <w:rtl w:val="0"/>
        </w:rPr>
        <w:t xml:space="preserve">je pro tebe odpočinek.</w:t>
      </w:r>
    </w:p>
    <w:p w:rsidR="00000000" w:rsidDel="00000000" w:rsidP="00000000" w:rsidRDefault="00000000" w:rsidRPr="00000000" w14:paraId="00000067">
      <w:pPr>
        <w:numPr>
          <w:ilvl w:val="0"/>
          <w:numId w:val="7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UDÁVÁNÍ SMĚRU </w:t>
      </w:r>
      <w:r w:rsidDel="00000000" w:rsidR="00000000" w:rsidRPr="00000000">
        <w:rPr>
          <w:rFonts w:ascii="Calibri" w:cs="Calibri" w:eastAsia="Calibri" w:hAnsi="Calibri"/>
          <w:color w:val="000000"/>
          <w:sz w:val="20"/>
          <w:szCs w:val="20"/>
          <w:rtl w:val="0"/>
        </w:rPr>
        <w:t xml:space="preserve">přičti k8.</w:t>
      </w:r>
    </w:p>
    <w:p w:rsidR="00000000" w:rsidDel="00000000" w:rsidP="00000000" w:rsidRDefault="00000000" w:rsidRPr="00000000" w14:paraId="0000006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NEBOJÁCNÝ</w:t>
      </w:r>
    </w:p>
    <w:p w:rsidR="00000000" w:rsidDel="00000000" w:rsidP="00000000" w:rsidRDefault="00000000" w:rsidRPr="00000000" w14:paraId="000000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Nic tě neděsí.</w:t>
      </w:r>
    </w:p>
    <w:p w:rsidR="00000000" w:rsidDel="00000000" w:rsidP="00000000" w:rsidRDefault="00000000" w:rsidRPr="00000000" w14:paraId="0000006A">
      <w:pPr>
        <w:numPr>
          <w:ilvl w:val="0"/>
          <w:numId w:val="9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Proti útoku strachem se můžeš bránit hodem na </w:t>
      </w:r>
      <w:r w:rsidDel="00000000" w:rsidR="00000000" w:rsidRPr="00000000">
        <w:rPr>
          <w:rFonts w:ascii="Calibri" w:cs="Calibri" w:eastAsia="Calibri" w:hAnsi="Calibri"/>
          <w:i w:val="1"/>
          <w:iCs w:val="1"/>
          <w:color w:val="000000"/>
          <w:sz w:val="20"/>
          <w:szCs w:val="20"/>
          <w:rtl w:val="0"/>
        </w:rPr>
        <w:t xml:space="preserve">EMPATII </w:t>
      </w:r>
      <w:r w:rsidDel="00000000" w:rsidR="00000000" w:rsidRPr="00000000">
        <w:rPr>
          <w:rFonts w:ascii="Calibri" w:cs="Calibri" w:eastAsia="Calibri" w:hAnsi="Calibri"/>
          <w:color w:val="000000"/>
          <w:sz w:val="20"/>
          <w:szCs w:val="20"/>
          <w:rtl w:val="0"/>
        </w:rPr>
        <w:t xml:space="preserve">jako by to byla zbroj. Každý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vyruší jeden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6B">
      <w:pPr>
        <w:numPr>
          <w:ilvl w:val="0"/>
          <w:numId w:val="9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Útoky strachem ti mohou poškodit osobnosti místo bystrosti.</w:t>
      </w:r>
    </w:p>
    <w:p w:rsidR="00000000" w:rsidDel="00000000" w:rsidP="00000000" w:rsidRDefault="00000000" w:rsidRPr="00000000" w14:paraId="0000006C">
      <w:pPr>
        <w:numPr>
          <w:ilvl w:val="0"/>
          <w:numId w:val="9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 hodu se můžeš rozhodnout, že se staneš imunní vůči danému útoku (jednou za souboj)</w:t>
      </w:r>
    </w:p>
    <w:p w:rsidR="00000000" w:rsidDel="00000000" w:rsidP="00000000" w:rsidRDefault="00000000" w:rsidRPr="00000000" w14:paraId="0000006D">
      <w:pPr>
        <w:numPr>
          <w:ilvl w:val="0"/>
          <w:numId w:val="9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 prvním útoku strachem získáš bod vůle.</w:t>
      </w:r>
    </w:p>
    <w:p w:rsidR="00000000" w:rsidDel="00000000" w:rsidP="00000000" w:rsidRDefault="00000000" w:rsidRPr="00000000" w14:paraId="0000006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OBOURUKÝ</w:t>
      </w:r>
    </w:p>
    <w:p w:rsidR="00000000" w:rsidDel="00000000" w:rsidP="00000000" w:rsidRDefault="00000000" w:rsidRPr="00000000" w14:paraId="000000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 druhé ruce můžeš bojovat s vedlejší zbraní.</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Jeden útok navíc jako krátká akce, musí být </w:t>
      </w:r>
      <w:r w:rsidDel="00000000" w:rsidR="00000000" w:rsidRPr="00000000">
        <w:rPr>
          <w:rFonts w:ascii="Calibri" w:cs="Calibri" w:eastAsia="Calibri" w:hAnsi="Calibri"/>
          <w:i w:val="1"/>
          <w:iCs w:val="1"/>
          <w:color w:val="000000"/>
          <w:sz w:val="20"/>
          <w:szCs w:val="20"/>
          <w:rtl w:val="0"/>
        </w:rPr>
        <w:t xml:space="preserve">LEHKÁ </w:t>
      </w:r>
      <w:r w:rsidDel="00000000" w:rsidR="00000000" w:rsidRPr="00000000">
        <w:rPr>
          <w:rFonts w:ascii="Calibri" w:cs="Calibri" w:eastAsia="Calibri" w:hAnsi="Calibri"/>
          <w:color w:val="000000"/>
          <w:sz w:val="20"/>
          <w:szCs w:val="20"/>
          <w:rtl w:val="0"/>
        </w:rPr>
        <w:t xml:space="preserve">a má postih -2</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 ale zbraň může být normální.</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II, ale bez postihu. </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Pokud zasáhnete stejný cíl dvěma útoky po sobě, nejprve hlavní zbraní a poté vedlejší zbraní, vedlejší útok způsobí +1 poškození.</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720" w:firstLine="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Pokud máte </w:t>
      </w:r>
      <w:r w:rsidDel="00000000" w:rsidR="00000000" w:rsidRPr="00000000">
        <w:rPr>
          <w:rFonts w:ascii="Calibri" w:cs="Calibri" w:eastAsia="Calibri" w:hAnsi="Calibri"/>
          <w:b w:val="1"/>
          <w:bCs w:val="1"/>
          <w:color w:val="000000"/>
          <w:sz w:val="20"/>
          <w:szCs w:val="20"/>
          <w:rtl w:val="0"/>
        </w:rPr>
        <w:t xml:space="preserve">DÝKAŘ 2</w:t>
      </w:r>
      <w:r w:rsidDel="00000000" w:rsidR="00000000" w:rsidRPr="00000000">
        <w:rPr>
          <w:rFonts w:ascii="Calibri" w:cs="Calibri" w:eastAsia="Calibri" w:hAnsi="Calibri"/>
          <w:color w:val="000000"/>
          <w:sz w:val="20"/>
          <w:szCs w:val="20"/>
          <w:rtl w:val="0"/>
        </w:rPr>
        <w:t xml:space="preserve">, můžete nyní bodnout nožem nebo dýkou jako volnou akci jednou za kolo.</w:t>
      </w:r>
    </w:p>
    <w:p w:rsidR="00000000" w:rsidDel="00000000" w:rsidP="00000000" w:rsidRDefault="00000000" w:rsidRPr="00000000" w14:paraId="0000007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OBRÁNCE</w:t>
      </w:r>
    </w:p>
    <w:p w:rsidR="00000000" w:rsidDel="00000000" w:rsidP="00000000" w:rsidRDefault="00000000" w:rsidRPr="00000000" w14:paraId="000000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boji zblízka se umíš bránit štítem a zbraní</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Jedna akce </w:t>
      </w:r>
      <w:r w:rsidDel="00000000" w:rsidR="00000000" w:rsidRPr="00000000">
        <w:rPr>
          <w:rFonts w:ascii="Calibri" w:cs="Calibri" w:eastAsia="Calibri" w:hAnsi="Calibri"/>
          <w:i w:val="1"/>
          <w:iCs w:val="1"/>
          <w:color w:val="000000"/>
          <w:sz w:val="20"/>
          <w:szCs w:val="20"/>
          <w:rtl w:val="0"/>
        </w:rPr>
        <w:t xml:space="preserve">ODRAŽENÍ</w:t>
      </w:r>
      <w:r w:rsidDel="00000000" w:rsidR="00000000" w:rsidRPr="00000000">
        <w:rPr>
          <w:rFonts w:ascii="Calibri" w:cs="Calibri" w:eastAsia="Calibri" w:hAnsi="Calibri"/>
          <w:color w:val="000000"/>
          <w:sz w:val="20"/>
          <w:szCs w:val="20"/>
          <w:rtl w:val="0"/>
        </w:rPr>
        <w:t xml:space="preserve"> zdarma.</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všechna </w:t>
      </w:r>
      <w:r w:rsidDel="00000000" w:rsidR="00000000" w:rsidRPr="00000000">
        <w:rPr>
          <w:rFonts w:ascii="Calibri" w:cs="Calibri" w:eastAsia="Calibri" w:hAnsi="Calibri"/>
          <w:i w:val="1"/>
          <w:iCs w:val="1"/>
          <w:color w:val="000000"/>
          <w:sz w:val="20"/>
          <w:szCs w:val="20"/>
          <w:rtl w:val="0"/>
        </w:rPr>
        <w:t xml:space="preserve">ODRAŽENÍ </w:t>
      </w:r>
      <w:r w:rsidDel="00000000" w:rsidR="00000000" w:rsidRPr="00000000">
        <w:rPr>
          <w:rFonts w:ascii="Calibri" w:cs="Calibri" w:eastAsia="Calibri" w:hAnsi="Calibri"/>
          <w:color w:val="000000"/>
          <w:sz w:val="20"/>
          <w:szCs w:val="20"/>
          <w:rtl w:val="0"/>
        </w:rPr>
        <w:t xml:space="preserve">+1</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Neomezený počet </w:t>
      </w:r>
      <w:r w:rsidDel="00000000" w:rsidR="00000000" w:rsidRPr="00000000">
        <w:rPr>
          <w:rFonts w:ascii="Calibri" w:cs="Calibri" w:eastAsia="Calibri" w:hAnsi="Calibri"/>
          <w:i w:val="1"/>
          <w:iCs w:val="1"/>
          <w:color w:val="000000"/>
          <w:sz w:val="20"/>
          <w:szCs w:val="20"/>
          <w:rtl w:val="0"/>
        </w:rPr>
        <w:t xml:space="preserve">ODRAŽENÍ</w:t>
      </w:r>
      <w:r w:rsidDel="00000000" w:rsidR="00000000" w:rsidRPr="00000000">
        <w:rPr>
          <w:rFonts w:ascii="Calibri" w:cs="Calibri" w:eastAsia="Calibri" w:hAnsi="Calibri"/>
          <w:color w:val="000000"/>
          <w:sz w:val="20"/>
          <w:szCs w:val="20"/>
          <w:rtl w:val="0"/>
        </w:rPr>
        <w:t xml:space="preserve">, ale max jedno na útok. Dohromady jedna akce.</w:t>
      </w:r>
    </w:p>
    <w:p w:rsidR="00000000" w:rsidDel="00000000" w:rsidP="00000000" w:rsidRDefault="00000000" w:rsidRPr="00000000" w14:paraId="0000007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ODOLNÝ PROTI BOLESTI</w:t>
      </w:r>
    </w:p>
    <w:p w:rsidR="00000000" w:rsidDel="00000000" w:rsidP="00000000" w:rsidRDefault="00000000" w:rsidRPr="00000000" w14:paraId="0000007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ustát bolest.</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Jednou za souboj, pokud je tvoje Síla snížena </w:t>
      </w:r>
      <w:r w:rsidDel="00000000" w:rsidR="00000000" w:rsidRPr="00000000">
        <w:rPr>
          <w:rFonts w:ascii="Calibri" w:cs="Calibri" w:eastAsia="Calibri" w:hAnsi="Calibri"/>
          <w:b w:val="1"/>
          <w:bCs w:val="1"/>
          <w:color w:val="000000"/>
          <w:sz w:val="20"/>
          <w:szCs w:val="20"/>
          <w:rtl w:val="0"/>
        </w:rPr>
        <w:t xml:space="preserve">přesně</w:t>
      </w:r>
      <w:r w:rsidDel="00000000" w:rsidR="00000000" w:rsidRPr="00000000">
        <w:rPr>
          <w:rFonts w:ascii="Calibri" w:cs="Calibri" w:eastAsia="Calibri" w:hAnsi="Calibri"/>
          <w:color w:val="000000"/>
          <w:sz w:val="20"/>
          <w:szCs w:val="20"/>
          <w:rtl w:val="0"/>
        </w:rPr>
        <w:t xml:space="preserve"> na nulu, ignoruješ 1 bod zranění a zůstaneš na 1 bodu Síly. Pokud to zabrání zranění z push hodu, nezískáš za to žádné body vůle.</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ho použít víckrát za střetnutí</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Za každé zranění síly doplň bod jinde.</w:t>
      </w:r>
      <w:r w:rsidDel="00000000" w:rsidR="00000000" w:rsidRPr="00000000">
        <w:rPr>
          <w:rtl w:val="0"/>
        </w:rPr>
      </w:r>
    </w:p>
    <w:p w:rsidR="00000000" w:rsidDel="00000000" w:rsidP="00000000" w:rsidRDefault="00000000" w:rsidRPr="00000000" w14:paraId="0000007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OSTROSTŘELEC</w:t>
      </w:r>
    </w:p>
    <w:p w:rsidR="00000000" w:rsidDel="00000000" w:rsidP="00000000" w:rsidRDefault="00000000" w:rsidRPr="00000000" w14:paraId="000000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Mistrně ovládáš střelbu lukem a kuší.</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VÝSTŘELU </w:t>
      </w:r>
      <w:r w:rsidDel="00000000" w:rsidR="00000000" w:rsidRPr="00000000">
        <w:rPr>
          <w:rFonts w:ascii="Calibri" w:cs="Calibri" w:eastAsia="Calibri" w:hAnsi="Calibri"/>
          <w:color w:val="000000"/>
          <w:sz w:val="20"/>
          <w:szCs w:val="20"/>
          <w:rtl w:val="0"/>
        </w:rPr>
        <w:t xml:space="preserve">máš bonus +1</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w:t>
      </w:r>
      <w:r w:rsidDel="00000000" w:rsidR="00000000" w:rsidRPr="00000000">
        <w:rPr>
          <w:rFonts w:ascii="Calibri" w:cs="Calibri" w:eastAsia="Calibri" w:hAnsi="Calibri"/>
          <w:i w:val="1"/>
          <w:iCs w:val="1"/>
          <w:color w:val="000000"/>
          <w:sz w:val="20"/>
          <w:szCs w:val="20"/>
          <w:rtl w:val="0"/>
        </w:rPr>
        <w:t xml:space="preserve">STŘEDNÍ </w:t>
      </w:r>
      <w:r w:rsidDel="00000000" w:rsidR="00000000" w:rsidRPr="00000000">
        <w:rPr>
          <w:rFonts w:ascii="Calibri" w:cs="Calibri" w:eastAsia="Calibri" w:hAnsi="Calibri"/>
          <w:color w:val="000000"/>
          <w:sz w:val="20"/>
          <w:szCs w:val="20"/>
          <w:rtl w:val="0"/>
        </w:rPr>
        <w:t xml:space="preserve">a </w:t>
      </w:r>
      <w:r w:rsidDel="00000000" w:rsidR="00000000" w:rsidRPr="00000000">
        <w:rPr>
          <w:rFonts w:ascii="Calibri" w:cs="Calibri" w:eastAsia="Calibri" w:hAnsi="Calibri"/>
          <w:i w:val="1"/>
          <w:iCs w:val="1"/>
          <w:color w:val="000000"/>
          <w:sz w:val="20"/>
          <w:szCs w:val="20"/>
          <w:rtl w:val="0"/>
        </w:rPr>
        <w:t xml:space="preserve">DLOUHOU</w:t>
      </w:r>
      <w:r w:rsidDel="00000000" w:rsidR="00000000" w:rsidRPr="00000000">
        <w:rPr>
          <w:rFonts w:ascii="Calibri" w:cs="Calibri" w:eastAsia="Calibri" w:hAnsi="Calibri"/>
          <w:color w:val="000000"/>
          <w:sz w:val="20"/>
          <w:szCs w:val="20"/>
          <w:rtl w:val="0"/>
        </w:rPr>
        <w:t xml:space="preserve"> vzdálenost nemáš žádné postihy.</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Ke každému útoku přičti k8</w:t>
      </w:r>
    </w:p>
    <w:p w:rsidR="00000000" w:rsidDel="00000000" w:rsidP="00000000" w:rsidRDefault="00000000" w:rsidRPr="00000000" w14:paraId="0000008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OSTRÝ JAZÝČEK</w:t>
      </w:r>
    </w:p>
    <w:p w:rsidR="00000000" w:rsidDel="00000000" w:rsidP="00000000" w:rsidRDefault="00000000" w:rsidRPr="00000000" w14:paraId="000000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znamenitě urážet při </w:t>
      </w:r>
      <w:r w:rsidDel="00000000" w:rsidR="00000000" w:rsidRPr="00000000">
        <w:rPr>
          <w:rFonts w:ascii="Calibri" w:cs="Calibri" w:eastAsia="Calibri" w:hAnsi="Calibri"/>
          <w:i w:val="1"/>
          <w:iCs w:val="1"/>
          <w:sz w:val="20"/>
          <w:szCs w:val="20"/>
          <w:rtl w:val="0"/>
        </w:rPr>
        <w:t xml:space="preserve">MANIPULACI</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MANIPULACI</w:t>
      </w:r>
      <w:r w:rsidDel="00000000" w:rsidR="00000000" w:rsidRPr="00000000">
        <w:rPr>
          <w:rFonts w:ascii="Calibri" w:cs="Calibri" w:eastAsia="Calibri" w:hAnsi="Calibri"/>
          <w:color w:val="000000"/>
          <w:sz w:val="20"/>
          <w:szCs w:val="20"/>
          <w:rtl w:val="0"/>
        </w:rPr>
        <w:t xml:space="preserve"> se každý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navíc počítá jako zranění osobnosti.</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urážení máš +1 k </w:t>
      </w:r>
      <w:r w:rsidDel="00000000" w:rsidR="00000000" w:rsidRPr="00000000">
        <w:rPr>
          <w:rFonts w:ascii="Calibri" w:cs="Calibri" w:eastAsia="Calibri" w:hAnsi="Calibri"/>
          <w:i w:val="1"/>
          <w:iCs w:val="1"/>
          <w:color w:val="000000"/>
          <w:sz w:val="20"/>
          <w:szCs w:val="20"/>
          <w:rtl w:val="0"/>
        </w:rPr>
        <w:t xml:space="preserve">MANIPULACI.</w:t>
      </w:r>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urážení můžeš přičíst k8.</w:t>
      </w:r>
    </w:p>
    <w:p w:rsidR="00000000" w:rsidDel="00000000" w:rsidP="00000000" w:rsidRDefault="00000000" w:rsidRPr="00000000" w14:paraId="0000008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PĚŠÍ ZTEČ</w:t>
      </w:r>
    </w:p>
    <w:p w:rsidR="00000000" w:rsidDel="00000000" w:rsidP="00000000" w:rsidRDefault="00000000" w:rsidRPr="00000000" w14:paraId="000000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Vrháš se boje bez ohledu na vlastní nebezpečí.</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přesunu z </w:t>
      </w:r>
      <w:r w:rsidDel="00000000" w:rsidR="00000000" w:rsidRPr="00000000">
        <w:rPr>
          <w:rFonts w:ascii="Calibri" w:cs="Calibri" w:eastAsia="Calibri" w:hAnsi="Calibri"/>
          <w:i w:val="1"/>
          <w:iCs w:val="1"/>
          <w:color w:val="000000"/>
          <w:sz w:val="20"/>
          <w:szCs w:val="20"/>
          <w:rtl w:val="0"/>
        </w:rPr>
        <w:t xml:space="preserve">KRÁTKÉ </w:t>
      </w:r>
      <w:r w:rsidDel="00000000" w:rsidR="00000000" w:rsidRPr="00000000">
        <w:rPr>
          <w:rFonts w:ascii="Calibri" w:cs="Calibri" w:eastAsia="Calibri" w:hAnsi="Calibri"/>
          <w:color w:val="000000"/>
          <w:sz w:val="20"/>
          <w:szCs w:val="20"/>
          <w:rtl w:val="0"/>
        </w:rPr>
        <w:t xml:space="preserve">do </w:t>
      </w:r>
      <w:r w:rsidDel="00000000" w:rsidR="00000000" w:rsidRPr="00000000">
        <w:rPr>
          <w:rFonts w:ascii="Calibri" w:cs="Calibri" w:eastAsia="Calibri" w:hAnsi="Calibri"/>
          <w:i w:val="1"/>
          <w:iCs w:val="1"/>
          <w:color w:val="000000"/>
          <w:sz w:val="20"/>
          <w:szCs w:val="20"/>
          <w:rtl w:val="0"/>
        </w:rPr>
        <w:t xml:space="preserve">DÉLKY PAŽE</w:t>
      </w:r>
      <w:r w:rsidDel="00000000" w:rsidR="00000000" w:rsidRPr="00000000">
        <w:rPr>
          <w:rFonts w:ascii="Calibri" w:cs="Calibri" w:eastAsia="Calibri" w:hAnsi="Calibri"/>
          <w:color w:val="000000"/>
          <w:sz w:val="20"/>
          <w:szCs w:val="20"/>
          <w:rtl w:val="0"/>
        </w:rPr>
        <w:t xml:space="preserve"> můžeš v rámci stejné akce zahrát </w:t>
      </w:r>
      <w:r w:rsidDel="00000000" w:rsidR="00000000" w:rsidRPr="00000000">
        <w:rPr>
          <w:rFonts w:ascii="Calibri" w:cs="Calibri" w:eastAsia="Calibri" w:hAnsi="Calibri"/>
          <w:i w:val="1"/>
          <w:iCs w:val="1"/>
          <w:color w:val="000000"/>
          <w:sz w:val="20"/>
          <w:szCs w:val="20"/>
          <w:rtl w:val="0"/>
        </w:rPr>
        <w:t xml:space="preserve">SEKNUTÍ, BODNUTÍ, ÚDĚR PĚSTÍ A POVALENÍ</w:t>
      </w:r>
      <w:r w:rsidDel="00000000" w:rsidR="00000000" w:rsidRPr="00000000">
        <w:rPr>
          <w:rFonts w:ascii="Calibri" w:cs="Calibri" w:eastAsia="Calibri" w:hAnsi="Calibri"/>
          <w:color w:val="000000"/>
          <w:sz w:val="20"/>
          <w:szCs w:val="20"/>
          <w:rtl w:val="0"/>
        </w:rPr>
        <w:t xml:space="preserve">. (Zteč – dlouhá akce)</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zteči přičti bonus +1</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zteči přičti k8</w:t>
      </w:r>
    </w:p>
    <w:p w:rsidR="00000000" w:rsidDel="00000000" w:rsidP="00000000" w:rsidRDefault="00000000" w:rsidRPr="00000000" w14:paraId="0000008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PEVNÝ POSTOJ</w:t>
      </w:r>
    </w:p>
    <w:p w:rsidR="00000000" w:rsidDel="00000000" w:rsidP="00000000" w:rsidRDefault="00000000" w:rsidRPr="00000000" w14:paraId="0000008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Máš dobrou rovnováhu a nedáš se </w:t>
      </w:r>
      <w:r w:rsidDel="00000000" w:rsidR="00000000" w:rsidRPr="00000000">
        <w:rPr>
          <w:rFonts w:ascii="Calibri" w:cs="Calibri" w:eastAsia="Calibri" w:hAnsi="Calibri"/>
          <w:i w:val="1"/>
          <w:iCs w:val="1"/>
          <w:sz w:val="20"/>
          <w:szCs w:val="20"/>
          <w:rtl w:val="0"/>
        </w:rPr>
        <w:t xml:space="preserve">POVALIT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POVALENÍ</w:t>
      </w:r>
      <w:r w:rsidDel="00000000" w:rsidR="00000000" w:rsidRPr="00000000">
        <w:rPr>
          <w:rFonts w:ascii="Calibri" w:cs="Calibri" w:eastAsia="Calibri" w:hAnsi="Calibri"/>
          <w:color w:val="000000"/>
          <w:sz w:val="20"/>
          <w:szCs w:val="20"/>
          <w:rtl w:val="0"/>
        </w:rPr>
        <w:t xml:space="preserve"> potřebují dva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Nedáš se </w:t>
      </w:r>
      <w:r w:rsidDel="00000000" w:rsidR="00000000" w:rsidRPr="00000000">
        <w:rPr>
          <w:rFonts w:ascii="Calibri" w:cs="Calibri" w:eastAsia="Calibri" w:hAnsi="Calibri"/>
          <w:i w:val="1"/>
          <w:iCs w:val="1"/>
          <w:color w:val="000000"/>
          <w:sz w:val="20"/>
          <w:szCs w:val="20"/>
          <w:rtl w:val="0"/>
        </w:rPr>
        <w:t xml:space="preserve">POVALIT</w:t>
      </w:r>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Zvednout se tě nestojí akci</w:t>
      </w:r>
    </w:p>
    <w:p w:rsidR="00000000" w:rsidDel="00000000" w:rsidP="00000000" w:rsidRDefault="00000000" w:rsidRPr="00000000" w14:paraId="0000009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PEVNÝ STISK</w:t>
      </w:r>
    </w:p>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Nepřátelé ti hůře vyrazí zbraň z ruky</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Aby tě někdo mohl ozbrojit potřebuje dva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u normální a tři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u obouruční.</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Tři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u normální a čtyři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u obouruční</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sz w:val="20"/>
          <w:szCs w:val="20"/>
          <w:rtl w:val="0"/>
        </w:rPr>
        <w:t xml:space="preserve">Nedáš se ozbrojit</w:t>
      </w:r>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highlight w:val="yellow"/>
        </w:rPr>
      </w:pPr>
      <w:r w:rsidDel="00000000" w:rsidR="00000000" w:rsidRPr="00000000">
        <w:rPr>
          <w:sz w:val="20"/>
          <w:szCs w:val="20"/>
          <w:highlight w:val="yellow"/>
          <w:rtl w:val="0"/>
        </w:rPr>
        <w:t xml:space="preserve">Můžeš v jedné ruce držet obouruční zbraň, můžeš s ní být ale ozbrojen za dva  </w:t>
      </w:r>
      <w:r w:rsidDel="00000000" w:rsidR="00000000" w:rsidRPr="00000000">
        <w:rPr>
          <w:rFonts w:ascii="Quattrocento Sans" w:cs="Quattrocento Sans" w:eastAsia="Quattrocento Sans" w:hAnsi="Quattrocento Sans"/>
          <w:sz w:val="20"/>
          <w:szCs w:val="20"/>
          <w:highlight w:val="yellow"/>
          <w:rtl w:val="0"/>
        </w:rPr>
        <w:t xml:space="preserve">⚔️</w:t>
      </w:r>
      <w:r w:rsidDel="00000000" w:rsidR="00000000" w:rsidRPr="00000000">
        <w:rPr>
          <w:rtl w:val="0"/>
        </w:rPr>
      </w:r>
    </w:p>
    <w:p w:rsidR="00000000" w:rsidDel="00000000" w:rsidP="00000000" w:rsidRDefault="00000000" w:rsidRPr="00000000" w14:paraId="0000009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POPRAVČÍ</w:t>
      </w:r>
    </w:p>
    <w:p w:rsidR="00000000" w:rsidDel="00000000" w:rsidP="00000000" w:rsidRDefault="00000000" w:rsidRPr="00000000" w14:paraId="0000009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zasadit lépe zasadit kritické zranění</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Hoď si na kritické zranění 2x a vyber.</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 ale můžeš čísla i obrátit.</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Kritické zranění si můžeš vybrat.</w:t>
      </w:r>
    </w:p>
    <w:p w:rsidR="00000000" w:rsidDel="00000000" w:rsidP="00000000" w:rsidRDefault="00000000" w:rsidRPr="00000000" w14:paraId="0000009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POUTNÍK</w:t>
      </w:r>
    </w:p>
    <w:p w:rsidR="00000000" w:rsidDel="00000000" w:rsidP="00000000" w:rsidRDefault="00000000" w:rsidRPr="00000000" w14:paraId="000000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Při pochodech nemáš potřebu odpočívat.</w:t>
      </w:r>
    </w:p>
    <w:p w:rsidR="00000000" w:rsidDel="00000000" w:rsidP="00000000" w:rsidRDefault="00000000" w:rsidRPr="00000000" w14:paraId="000000A0">
      <w:pPr>
        <w:numPr>
          <w:ilvl w:val="0"/>
          <w:numId w:val="3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nuceném pochopu máš +1 na výdrž</w:t>
      </w:r>
    </w:p>
    <w:p w:rsidR="00000000" w:rsidDel="00000000" w:rsidP="00000000" w:rsidRDefault="00000000" w:rsidRPr="00000000" w14:paraId="000000A1">
      <w:pPr>
        <w:numPr>
          <w:ilvl w:val="0"/>
          <w:numId w:val="3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nuceném pochopu vždy uspěješ.</w:t>
      </w:r>
    </w:p>
    <w:p w:rsidR="00000000" w:rsidDel="00000000" w:rsidP="00000000" w:rsidRDefault="00000000" w:rsidRPr="00000000" w14:paraId="000000A2">
      <w:pPr>
        <w:numPr>
          <w:ilvl w:val="0"/>
          <w:numId w:val="32"/>
        </w:numPr>
        <w:spacing w:after="0" w:lineRule="auto"/>
        <w:ind w:left="720" w:hanging="360"/>
        <w:rPr>
          <w:sz w:val="20"/>
          <w:szCs w:val="20"/>
        </w:rPr>
      </w:pPr>
      <w:r w:rsidDel="00000000" w:rsidR="00000000" w:rsidRPr="00000000">
        <w:rPr>
          <w:sz w:val="20"/>
          <w:szCs w:val="20"/>
          <w:rtl w:val="0"/>
        </w:rPr>
        <w:t xml:space="preserve">Čtvrtden pochopu je pro tebe </w:t>
      </w:r>
      <w:r w:rsidDel="00000000" w:rsidR="00000000" w:rsidRPr="00000000">
        <w:rPr>
          <w:i w:val="1"/>
          <w:iCs w:val="1"/>
          <w:sz w:val="20"/>
          <w:szCs w:val="20"/>
          <w:rtl w:val="0"/>
        </w:rPr>
        <w:t xml:space="preserve">ODPOČINEK</w:t>
      </w:r>
      <w:r w:rsidDel="00000000" w:rsidR="00000000" w:rsidRPr="00000000">
        <w:rPr>
          <w:rtl w:val="0"/>
        </w:rPr>
      </w:r>
    </w:p>
    <w:p w:rsidR="00000000" w:rsidDel="00000000" w:rsidP="00000000" w:rsidRDefault="00000000" w:rsidRPr="00000000" w14:paraId="000000A3">
      <w:pPr>
        <w:numPr>
          <w:ilvl w:val="0"/>
          <w:numId w:val="3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sz w:val="20"/>
          <w:szCs w:val="20"/>
          <w:rtl w:val="0"/>
        </w:rPr>
        <w:t xml:space="preserve">Tvoji společníci mají při pochodu +1 k </w:t>
      </w:r>
      <w:r w:rsidDel="00000000" w:rsidR="00000000" w:rsidRPr="00000000">
        <w:rPr>
          <w:i w:val="1"/>
          <w:iCs w:val="1"/>
          <w:sz w:val="20"/>
          <w:szCs w:val="20"/>
          <w:rtl w:val="0"/>
        </w:rPr>
        <w:t xml:space="preserve">VÝDRŽI a OSTRAŽITOSTI </w:t>
      </w:r>
      <w:r w:rsidDel="00000000" w:rsidR="00000000" w:rsidRPr="00000000">
        <w:rPr>
          <w:rtl w:val="0"/>
        </w:rPr>
      </w:r>
    </w:p>
    <w:p w:rsidR="00000000" w:rsidDel="00000000" w:rsidP="00000000" w:rsidRDefault="00000000" w:rsidRPr="00000000" w14:paraId="000000A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PRŮZKUMNÍK</w:t>
      </w:r>
    </w:p>
    <w:p w:rsidR="00000000" w:rsidDel="00000000" w:rsidP="00000000" w:rsidRDefault="00000000" w:rsidRPr="00000000" w14:paraId="000000A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v divočině najít správnou cestu</w:t>
      </w:r>
    </w:p>
    <w:p w:rsidR="00000000" w:rsidDel="00000000" w:rsidP="00000000" w:rsidRDefault="00000000" w:rsidRPr="00000000" w14:paraId="000000A6">
      <w:pPr>
        <w:numPr>
          <w:ilvl w:val="0"/>
          <w:numId w:val="3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UDÁVÁNÍ SMĚRU</w:t>
      </w:r>
      <w:r w:rsidDel="00000000" w:rsidR="00000000" w:rsidRPr="00000000">
        <w:rPr>
          <w:rFonts w:ascii="Calibri" w:cs="Calibri" w:eastAsia="Calibri" w:hAnsi="Calibri"/>
          <w:color w:val="000000"/>
          <w:sz w:val="20"/>
          <w:szCs w:val="20"/>
          <w:rtl w:val="0"/>
        </w:rPr>
        <w:t xml:space="preserve"> máš </w:t>
      </w:r>
      <w:r w:rsidDel="00000000" w:rsidR="00000000" w:rsidRPr="00000000">
        <w:rPr>
          <w:rFonts w:ascii="Calibri" w:cs="Calibri" w:eastAsia="Calibri" w:hAnsi="Calibri"/>
          <w:i w:val="1"/>
          <w:iCs w:val="1"/>
          <w:color w:val="000000"/>
          <w:sz w:val="20"/>
          <w:szCs w:val="20"/>
          <w:rtl w:val="0"/>
        </w:rPr>
        <w:t xml:space="preserve">PŘEŽITÍ</w:t>
      </w:r>
      <w:r w:rsidDel="00000000" w:rsidR="00000000" w:rsidRPr="00000000">
        <w:rPr>
          <w:rFonts w:ascii="Calibri" w:cs="Calibri" w:eastAsia="Calibri" w:hAnsi="Calibri"/>
          <w:color w:val="000000"/>
          <w:sz w:val="20"/>
          <w:szCs w:val="20"/>
          <w:rtl w:val="0"/>
        </w:rPr>
        <w:t xml:space="preserve"> +1</w:t>
      </w:r>
    </w:p>
    <w:p w:rsidR="00000000" w:rsidDel="00000000" w:rsidP="00000000" w:rsidRDefault="00000000" w:rsidRPr="00000000" w14:paraId="000000A7">
      <w:pPr>
        <w:numPr>
          <w:ilvl w:val="0"/>
          <w:numId w:val="3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Čtvrtden </w:t>
      </w:r>
      <w:r w:rsidDel="00000000" w:rsidR="00000000" w:rsidRPr="00000000">
        <w:rPr>
          <w:rFonts w:ascii="Calibri" w:cs="Calibri" w:eastAsia="Calibri" w:hAnsi="Calibri"/>
          <w:i w:val="1"/>
          <w:iCs w:val="1"/>
          <w:color w:val="000000"/>
          <w:sz w:val="20"/>
          <w:szCs w:val="20"/>
          <w:rtl w:val="0"/>
        </w:rPr>
        <w:t xml:space="preserve">UDÁVÁNÍ SMĚRU </w:t>
      </w:r>
      <w:r w:rsidDel="00000000" w:rsidR="00000000" w:rsidRPr="00000000">
        <w:rPr>
          <w:rFonts w:ascii="Calibri" w:cs="Calibri" w:eastAsia="Calibri" w:hAnsi="Calibri"/>
          <w:color w:val="000000"/>
          <w:sz w:val="20"/>
          <w:szCs w:val="20"/>
          <w:rtl w:val="0"/>
        </w:rPr>
        <w:t xml:space="preserve">je pro tebe</w:t>
      </w:r>
      <w:r w:rsidDel="00000000" w:rsidR="00000000" w:rsidRPr="00000000">
        <w:rPr>
          <w:rFonts w:ascii="Calibri" w:cs="Calibri" w:eastAsia="Calibri" w:hAnsi="Calibri"/>
          <w:i w:val="1"/>
          <w:iCs w:val="1"/>
          <w:color w:val="000000"/>
          <w:sz w:val="20"/>
          <w:szCs w:val="20"/>
          <w:rtl w:val="0"/>
        </w:rPr>
        <w:t xml:space="preserve"> ODPOČINEK</w:t>
      </w:r>
      <w:r w:rsidDel="00000000" w:rsidR="00000000" w:rsidRPr="00000000">
        <w:rPr>
          <w:rtl w:val="0"/>
        </w:rPr>
      </w:r>
    </w:p>
    <w:p w:rsidR="00000000" w:rsidDel="00000000" w:rsidP="00000000" w:rsidRDefault="00000000" w:rsidRPr="00000000" w14:paraId="000000A8">
      <w:pPr>
        <w:numPr>
          <w:ilvl w:val="0"/>
          <w:numId w:val="3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UDÁVÁNÍ SMĚRU</w:t>
      </w:r>
      <w:r w:rsidDel="00000000" w:rsidR="00000000" w:rsidRPr="00000000">
        <w:rPr>
          <w:rFonts w:ascii="Calibri" w:cs="Calibri" w:eastAsia="Calibri" w:hAnsi="Calibri"/>
          <w:color w:val="000000"/>
          <w:sz w:val="20"/>
          <w:szCs w:val="20"/>
          <w:rtl w:val="0"/>
        </w:rPr>
        <w:t xml:space="preserve"> přičti k8.</w:t>
      </w:r>
      <w:r w:rsidDel="00000000" w:rsidR="00000000" w:rsidRPr="00000000">
        <w:rPr>
          <w:rtl w:val="0"/>
        </w:rPr>
      </w:r>
    </w:p>
    <w:p w:rsidR="00000000" w:rsidDel="00000000" w:rsidP="00000000" w:rsidRDefault="00000000" w:rsidRPr="00000000" w14:paraId="000000A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RVÁČ</w:t>
      </w:r>
    </w:p>
    <w:p w:rsidR="00000000" w:rsidDel="00000000" w:rsidP="00000000" w:rsidRDefault="00000000" w:rsidRPr="00000000" w14:paraId="000000A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se dobře bít beze zbraně.</w:t>
      </w:r>
    </w:p>
    <w:p w:rsidR="00000000" w:rsidDel="00000000" w:rsidP="00000000" w:rsidRDefault="00000000" w:rsidRPr="00000000" w14:paraId="000000AB">
      <w:pPr>
        <w:numPr>
          <w:ilvl w:val="0"/>
          <w:numId w:val="3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Tvoje útoky beze zbraně mají bonus +1</w:t>
      </w:r>
    </w:p>
    <w:p w:rsidR="00000000" w:rsidDel="00000000" w:rsidP="00000000" w:rsidRDefault="00000000" w:rsidRPr="00000000" w14:paraId="000000AC">
      <w:pPr>
        <w:numPr>
          <w:ilvl w:val="0"/>
          <w:numId w:val="3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útočit hlavou. Běžný útok beze zbraně jako krátká akce.</w:t>
      </w:r>
    </w:p>
    <w:p w:rsidR="00000000" w:rsidDel="00000000" w:rsidP="00000000" w:rsidRDefault="00000000" w:rsidRPr="00000000" w14:paraId="000000AD">
      <w:pPr>
        <w:numPr>
          <w:ilvl w:val="0"/>
          <w:numId w:val="3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 útoku můžeš přičíst k8.</w:t>
      </w:r>
    </w:p>
    <w:p w:rsidR="00000000" w:rsidDel="00000000" w:rsidP="00000000" w:rsidRDefault="00000000" w:rsidRPr="00000000" w14:paraId="000000A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RYBÁŘ</w:t>
      </w:r>
    </w:p>
    <w:p w:rsidR="00000000" w:rsidDel="00000000" w:rsidP="00000000" w:rsidRDefault="00000000" w:rsidRPr="00000000" w14:paraId="000000A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pomocí udice, sítě nebo rybářského vybavení chytat ryby.</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Hod na </w:t>
      </w:r>
      <w:r w:rsidDel="00000000" w:rsidR="00000000" w:rsidRPr="00000000">
        <w:rPr>
          <w:rFonts w:ascii="Calibri" w:cs="Calibri" w:eastAsia="Calibri" w:hAnsi="Calibri"/>
          <w:i w:val="1"/>
          <w:iCs w:val="1"/>
          <w:color w:val="000000"/>
          <w:sz w:val="20"/>
          <w:szCs w:val="20"/>
          <w:rtl w:val="0"/>
        </w:rPr>
        <w:t xml:space="preserve">PŘEŽITÍ</w:t>
      </w:r>
      <w:r w:rsidDel="00000000" w:rsidR="00000000" w:rsidRPr="00000000">
        <w:rPr>
          <w:rFonts w:ascii="Calibri" w:cs="Calibri" w:eastAsia="Calibri" w:hAnsi="Calibri"/>
          <w:color w:val="000000"/>
          <w:sz w:val="20"/>
          <w:szCs w:val="20"/>
          <w:rtl w:val="0"/>
        </w:rPr>
        <w:t xml:space="preserve"> při rybaření +1.</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Čtvrtden rybaření je </w:t>
      </w:r>
      <w:r w:rsidDel="00000000" w:rsidR="00000000" w:rsidRPr="00000000">
        <w:rPr>
          <w:rFonts w:ascii="Calibri" w:cs="Calibri" w:eastAsia="Calibri" w:hAnsi="Calibri"/>
          <w:i w:val="1"/>
          <w:iCs w:val="1"/>
          <w:color w:val="000000"/>
          <w:sz w:val="20"/>
          <w:szCs w:val="20"/>
          <w:rtl w:val="0"/>
        </w:rPr>
        <w:t xml:space="preserve">ODPOČINEK</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sz w:val="20"/>
          <w:szCs w:val="20"/>
          <w:rtl w:val="0"/>
        </w:rPr>
        <w:t xml:space="preserve">Vždy chytíš 2x více ryb</w:t>
      </w:r>
      <w:r w:rsidDel="00000000" w:rsidR="00000000" w:rsidRPr="00000000">
        <w:rPr>
          <w:rFonts w:ascii="Calibri" w:cs="Calibri" w:eastAsia="Calibri" w:hAnsi="Calibri"/>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highlight w:val="yellow"/>
        </w:rPr>
      </w:pPr>
      <w:r w:rsidDel="00000000" w:rsidR="00000000" w:rsidRPr="00000000">
        <w:rPr>
          <w:sz w:val="20"/>
          <w:szCs w:val="20"/>
          <w:highlight w:val="yellow"/>
          <w:rtl w:val="0"/>
        </w:rPr>
        <w:t xml:space="preserve">Můžeš použít svou kostku jídla jako další úspěchy</w:t>
      </w:r>
      <w:r w:rsidDel="00000000" w:rsidR="00000000" w:rsidRPr="00000000">
        <w:rPr>
          <w:rFonts w:ascii="Calibri" w:cs="Calibri" w:eastAsia="Calibri" w:hAnsi="Calibri"/>
          <w:color w:val="000000"/>
          <w:sz w:val="20"/>
          <w:szCs w:val="20"/>
          <w:highlight w:val="yellow"/>
          <w:rtl w:val="0"/>
        </w:rPr>
        <w:t xml:space="preserve">.</w:t>
      </w:r>
    </w:p>
    <w:p w:rsidR="00000000" w:rsidDel="00000000" w:rsidP="00000000" w:rsidRDefault="00000000" w:rsidRPr="00000000" w14:paraId="000000B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RYCHLÉ TASENÍ</w:t>
      </w:r>
    </w:p>
    <w:p w:rsidR="00000000" w:rsidDel="00000000" w:rsidP="00000000" w:rsidRDefault="00000000" w:rsidRPr="00000000" w14:paraId="000000B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velmi rychle tasit zbraň.</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Tasíš </w:t>
      </w:r>
      <w:r w:rsidDel="00000000" w:rsidR="00000000" w:rsidRPr="00000000">
        <w:rPr>
          <w:rFonts w:ascii="Calibri" w:cs="Calibri" w:eastAsia="Calibri" w:hAnsi="Calibri"/>
          <w:i w:val="1"/>
          <w:iCs w:val="1"/>
          <w:color w:val="000000"/>
          <w:sz w:val="20"/>
          <w:szCs w:val="20"/>
          <w:rtl w:val="0"/>
        </w:rPr>
        <w:t xml:space="preserve">LEHKOU zbraň bez akce.</w:t>
      </w:r>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Tasíš </w:t>
      </w:r>
      <w:r w:rsidDel="00000000" w:rsidR="00000000" w:rsidRPr="00000000">
        <w:rPr>
          <w:rFonts w:ascii="Calibri" w:cs="Calibri" w:eastAsia="Calibri" w:hAnsi="Calibri"/>
          <w:i w:val="1"/>
          <w:iCs w:val="1"/>
          <w:color w:val="000000"/>
          <w:sz w:val="20"/>
          <w:szCs w:val="20"/>
          <w:rtl w:val="0"/>
        </w:rPr>
        <w:t xml:space="preserve">BĚŽNOU zbraň bez akce.</w:t>
      </w:r>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Tasíš </w:t>
      </w:r>
      <w:r w:rsidDel="00000000" w:rsidR="00000000" w:rsidRPr="00000000">
        <w:rPr>
          <w:rFonts w:ascii="Calibri" w:cs="Calibri" w:eastAsia="Calibri" w:hAnsi="Calibri"/>
          <w:i w:val="1"/>
          <w:iCs w:val="1"/>
          <w:color w:val="000000"/>
          <w:sz w:val="20"/>
          <w:szCs w:val="20"/>
          <w:rtl w:val="0"/>
        </w:rPr>
        <w:t xml:space="preserve">TĚŽKOU zbraň bez akce.</w:t>
      </w:r>
      <w:r w:rsidDel="00000000" w:rsidR="00000000" w:rsidRPr="00000000">
        <w:rPr>
          <w:rtl w:val="0"/>
        </w:rPr>
      </w:r>
    </w:p>
    <w:p w:rsidR="00000000" w:rsidDel="00000000" w:rsidP="00000000" w:rsidRDefault="00000000" w:rsidRPr="00000000" w14:paraId="000000B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RYCHLOST BLESKU</w:t>
      </w:r>
    </w:p>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Reaguješ rychleji než nepřátelé</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Lížeš si 2 karty iniciativy a vybereš si.</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Lížeš si 3 karty iniciativy a vybereš si.</w:t>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Lížeš si 4 karty iniciativy a vybereš si.</w:t>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Pokud jsi v prvním kole dříve než nepřátele, máš jednu krátkou akci navíc.</w:t>
      </w:r>
    </w:p>
    <w:p w:rsidR="00000000" w:rsidDel="00000000" w:rsidP="00000000" w:rsidRDefault="00000000" w:rsidRPr="00000000" w14:paraId="000000B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RYCHLOSTŘELEC</w:t>
      </w:r>
    </w:p>
    <w:p w:rsidR="00000000" w:rsidDel="00000000" w:rsidP="00000000" w:rsidRDefault="00000000" w:rsidRPr="00000000" w14:paraId="000000C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rychle střílet z luku.</w:t>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Před </w:t>
      </w:r>
      <w:r w:rsidDel="00000000" w:rsidR="00000000" w:rsidRPr="00000000">
        <w:rPr>
          <w:rFonts w:ascii="Calibri" w:cs="Calibri" w:eastAsia="Calibri" w:hAnsi="Calibri"/>
          <w:i w:val="1"/>
          <w:iCs w:val="1"/>
          <w:color w:val="000000"/>
          <w:sz w:val="20"/>
          <w:szCs w:val="20"/>
          <w:rtl w:val="0"/>
        </w:rPr>
        <w:t xml:space="preserve">VÝSTŘELEM</w:t>
      </w:r>
      <w:r w:rsidDel="00000000" w:rsidR="00000000" w:rsidRPr="00000000">
        <w:rPr>
          <w:rFonts w:ascii="Calibri" w:cs="Calibri" w:eastAsia="Calibri" w:hAnsi="Calibri"/>
          <w:color w:val="000000"/>
          <w:sz w:val="20"/>
          <w:szCs w:val="20"/>
          <w:rtl w:val="0"/>
        </w:rPr>
        <w:t xml:space="preserve"> se nemusíš </w:t>
      </w:r>
      <w:r w:rsidDel="00000000" w:rsidR="00000000" w:rsidRPr="00000000">
        <w:rPr>
          <w:rFonts w:ascii="Calibri" w:cs="Calibri" w:eastAsia="Calibri" w:hAnsi="Calibri"/>
          <w:i w:val="1"/>
          <w:iCs w:val="1"/>
          <w:color w:val="000000"/>
          <w:sz w:val="20"/>
          <w:szCs w:val="20"/>
          <w:rtl w:val="0"/>
        </w:rPr>
        <w:t xml:space="preserve">PŘIPRAVOVAT</w:t>
      </w:r>
      <w:r w:rsidDel="00000000" w:rsidR="00000000" w:rsidRPr="00000000">
        <w:rPr>
          <w:rFonts w:ascii="Calibri" w:cs="Calibri" w:eastAsia="Calibri" w:hAnsi="Calibri"/>
          <w:color w:val="000000"/>
          <w:sz w:val="20"/>
          <w:szCs w:val="20"/>
          <w:rtl w:val="0"/>
        </w:rPr>
        <w:t xml:space="preserve"> – neplatí pro kuš.</w:t>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w:t>
      </w:r>
      <w:r w:rsidDel="00000000" w:rsidR="00000000" w:rsidRPr="00000000">
        <w:rPr>
          <w:rFonts w:ascii="Calibri" w:cs="Calibri" w:eastAsia="Calibri" w:hAnsi="Calibri"/>
          <w:i w:val="1"/>
          <w:iCs w:val="1"/>
          <w:color w:val="000000"/>
          <w:sz w:val="20"/>
          <w:szCs w:val="20"/>
          <w:rtl w:val="0"/>
        </w:rPr>
        <w:t xml:space="preserve">VÝSTŘELEM</w:t>
      </w:r>
      <w:r w:rsidDel="00000000" w:rsidR="00000000" w:rsidRPr="00000000">
        <w:rPr>
          <w:rFonts w:ascii="Calibri" w:cs="Calibri" w:eastAsia="Calibri" w:hAnsi="Calibri"/>
          <w:color w:val="000000"/>
          <w:sz w:val="20"/>
          <w:szCs w:val="20"/>
          <w:rtl w:val="0"/>
        </w:rPr>
        <w:t xml:space="preserve"> a u toho </w:t>
      </w:r>
      <w:r w:rsidDel="00000000" w:rsidR="00000000" w:rsidRPr="00000000">
        <w:rPr>
          <w:rFonts w:ascii="Calibri" w:cs="Calibri" w:eastAsia="Calibri" w:hAnsi="Calibri"/>
          <w:i w:val="1"/>
          <w:iCs w:val="1"/>
          <w:color w:val="000000"/>
          <w:sz w:val="20"/>
          <w:szCs w:val="20"/>
          <w:rtl w:val="0"/>
        </w:rPr>
        <w:t xml:space="preserve">BĚŽET.</w:t>
      </w:r>
      <w:r w:rsidDel="00000000" w:rsidR="00000000" w:rsidRPr="00000000">
        <w:rPr>
          <w:rtl w:val="0"/>
        </w:rPr>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i w:val="1"/>
          <w:iCs w:val="1"/>
          <w:color w:val="000000"/>
          <w:sz w:val="20"/>
          <w:szCs w:val="20"/>
          <w:rtl w:val="0"/>
        </w:rPr>
        <w:t xml:space="preserve">VÝSTŘEL</w:t>
      </w:r>
      <w:r w:rsidDel="00000000" w:rsidR="00000000" w:rsidRPr="00000000">
        <w:rPr>
          <w:rFonts w:ascii="Calibri" w:cs="Calibri" w:eastAsia="Calibri" w:hAnsi="Calibri"/>
          <w:color w:val="000000"/>
          <w:sz w:val="20"/>
          <w:szCs w:val="20"/>
          <w:rtl w:val="0"/>
        </w:rPr>
        <w:t xml:space="preserve"> je krátká akce (2x za kolo).</w:t>
      </w:r>
    </w:p>
    <w:p w:rsidR="00000000" w:rsidDel="00000000" w:rsidP="00000000" w:rsidRDefault="00000000" w:rsidRPr="00000000" w14:paraId="000000C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SEKERNÍK</w:t>
      </w:r>
    </w:p>
    <w:p w:rsidR="00000000" w:rsidDel="00000000" w:rsidP="00000000" w:rsidRDefault="00000000" w:rsidRPr="00000000" w14:paraId="000000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velmi dobře bojovat se sekerou.</w:t>
      </w:r>
    </w:p>
    <w:p w:rsidR="00000000" w:rsidDel="00000000" w:rsidP="00000000" w:rsidRDefault="00000000" w:rsidRPr="00000000" w14:paraId="000000C6">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bojí máš bonus +1</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zranění způsobíš i kritické zranění (neplatí na zvířata a nestvůry).</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každému útoku přičti k8.</w:t>
      </w:r>
    </w:p>
    <w:p w:rsidR="00000000" w:rsidDel="00000000" w:rsidP="00000000" w:rsidRDefault="00000000" w:rsidRPr="00000000" w14:paraId="000000C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SOUMAR</w:t>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si zabalit a nosit více věcí.</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Uneseš o 2 předměty více.</w:t>
      </w:r>
    </w:p>
    <w:p w:rsidR="00000000" w:rsidDel="00000000" w:rsidP="00000000" w:rsidRDefault="00000000" w:rsidRPr="00000000" w14:paraId="000000CC">
      <w:pPr>
        <w:numPr>
          <w:ilvl w:val="0"/>
          <w:numId w:val="20"/>
        </w:numPr>
        <w:spacing w:after="0" w:lineRule="auto"/>
        <w:ind w:left="720" w:hanging="360"/>
        <w:rPr>
          <w:sz w:val="20"/>
          <w:szCs w:val="20"/>
        </w:rPr>
      </w:pPr>
      <w:r w:rsidDel="00000000" w:rsidR="00000000" w:rsidRPr="00000000">
        <w:rPr>
          <w:sz w:val="20"/>
          <w:szCs w:val="20"/>
          <w:rtl w:val="0"/>
        </w:rPr>
        <w:t xml:space="preserve">Uneseš o 5 předmětů více.</w:t>
      </w:r>
    </w:p>
    <w:p w:rsidR="00000000" w:rsidDel="00000000" w:rsidP="00000000" w:rsidRDefault="00000000" w:rsidRPr="00000000" w14:paraId="000000CD">
      <w:pPr>
        <w:numPr>
          <w:ilvl w:val="0"/>
          <w:numId w:val="20"/>
        </w:numPr>
        <w:spacing w:after="0" w:lineRule="auto"/>
        <w:ind w:left="720" w:hanging="360"/>
        <w:rPr>
          <w:sz w:val="20"/>
          <w:szCs w:val="20"/>
        </w:rPr>
      </w:pPr>
      <w:r w:rsidDel="00000000" w:rsidR="00000000" w:rsidRPr="00000000">
        <w:rPr>
          <w:sz w:val="20"/>
          <w:szCs w:val="20"/>
          <w:rtl w:val="0"/>
        </w:rPr>
        <w:t xml:space="preserve">Uneseš o 5 předmětů více.</w:t>
      </w:r>
    </w:p>
    <w:p w:rsidR="00000000" w:rsidDel="00000000" w:rsidP="00000000" w:rsidRDefault="00000000" w:rsidRPr="00000000" w14:paraId="000000CE">
      <w:pPr>
        <w:numPr>
          <w:ilvl w:val="0"/>
          <w:numId w:val="2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sz w:val="20"/>
          <w:szCs w:val="20"/>
          <w:highlight w:val="yellow"/>
          <w:rtl w:val="0"/>
        </w:rPr>
        <w:t xml:space="preserve">Každý ze skupiny má talent soumar o 1 více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C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STAVITEL</w:t>
      </w:r>
    </w:p>
    <w:p w:rsidR="00000000" w:rsidDel="00000000" w:rsidP="00000000" w:rsidRDefault="00000000" w:rsidRPr="00000000" w14:paraId="000000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rozšiřovat tvrz.</w:t>
      </w:r>
    </w:p>
    <w:p w:rsidR="00000000" w:rsidDel="00000000" w:rsidP="00000000" w:rsidRDefault="00000000" w:rsidRPr="00000000" w14:paraId="000000D1">
      <w:pPr>
        <w:numPr>
          <w:ilvl w:val="0"/>
          <w:numId w:val="2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Dokážeš budovat složitější prvky.</w:t>
      </w:r>
    </w:p>
    <w:p w:rsidR="00000000" w:rsidDel="00000000" w:rsidP="00000000" w:rsidRDefault="00000000" w:rsidRPr="00000000" w14:paraId="000000D2">
      <w:pPr>
        <w:numPr>
          <w:ilvl w:val="0"/>
          <w:numId w:val="2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stavbě tvrze máš +1</w:t>
      </w:r>
    </w:p>
    <w:p w:rsidR="00000000" w:rsidDel="00000000" w:rsidP="00000000" w:rsidRDefault="00000000" w:rsidRPr="00000000" w14:paraId="000000D3">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stavbě tvrze máš navíc k8.</w:t>
      </w:r>
    </w:p>
    <w:p w:rsidR="00000000" w:rsidDel="00000000" w:rsidP="00000000" w:rsidRDefault="00000000" w:rsidRPr="00000000" w14:paraId="000000D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STOPAŘ</w:t>
      </w:r>
    </w:p>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velmi dobře stopovat kořist.</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LOVU </w:t>
      </w:r>
      <w:r w:rsidDel="00000000" w:rsidR="00000000" w:rsidRPr="00000000">
        <w:rPr>
          <w:rFonts w:ascii="Calibri" w:cs="Calibri" w:eastAsia="Calibri" w:hAnsi="Calibri"/>
          <w:color w:val="000000"/>
          <w:sz w:val="20"/>
          <w:szCs w:val="20"/>
          <w:rtl w:val="0"/>
        </w:rPr>
        <w:t xml:space="preserve">v divočině máš </w:t>
      </w:r>
      <w:r w:rsidDel="00000000" w:rsidR="00000000" w:rsidRPr="00000000">
        <w:rPr>
          <w:rFonts w:ascii="Calibri" w:cs="Calibri" w:eastAsia="Calibri" w:hAnsi="Calibri"/>
          <w:i w:val="1"/>
          <w:iCs w:val="1"/>
          <w:color w:val="000000"/>
          <w:sz w:val="20"/>
          <w:szCs w:val="20"/>
          <w:rtl w:val="0"/>
        </w:rPr>
        <w:t xml:space="preserve">PŘEŽITÍ </w:t>
      </w:r>
      <w:r w:rsidDel="00000000" w:rsidR="00000000" w:rsidRPr="00000000">
        <w:rPr>
          <w:rFonts w:ascii="Calibri" w:cs="Calibri" w:eastAsia="Calibri" w:hAnsi="Calibri"/>
          <w:color w:val="000000"/>
          <w:sz w:val="20"/>
          <w:szCs w:val="20"/>
          <w:rtl w:val="0"/>
        </w:rPr>
        <w:t xml:space="preserve">+1</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Čtvrtden lovení je </w:t>
      </w:r>
      <w:r w:rsidDel="00000000" w:rsidR="00000000" w:rsidRPr="00000000">
        <w:rPr>
          <w:rFonts w:ascii="Calibri" w:cs="Calibri" w:eastAsia="Calibri" w:hAnsi="Calibri"/>
          <w:i w:val="1"/>
          <w:iCs w:val="1"/>
          <w:color w:val="000000"/>
          <w:sz w:val="20"/>
          <w:szCs w:val="20"/>
          <w:rtl w:val="0"/>
        </w:rPr>
        <w:t xml:space="preserve">ODPOČINEK</w:t>
      </w:r>
      <w:r w:rsidDel="00000000" w:rsidR="00000000" w:rsidRPr="00000000">
        <w:rPr>
          <w:rtl w:val="0"/>
        </w:rPr>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LOVU </w:t>
      </w:r>
      <w:r w:rsidDel="00000000" w:rsidR="00000000" w:rsidRPr="00000000">
        <w:rPr>
          <w:rFonts w:ascii="Calibri" w:cs="Calibri" w:eastAsia="Calibri" w:hAnsi="Calibri"/>
          <w:color w:val="000000"/>
          <w:sz w:val="20"/>
          <w:szCs w:val="20"/>
          <w:rtl w:val="0"/>
        </w:rPr>
        <w:t xml:space="preserve">hoď 2x a vybrat zvíře.</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Úspěchy navíc můžeš proměnit v další nalezená zvířata, jsou ulovena úspěchy navíc v druhém hodu</w:t>
      </w:r>
    </w:p>
    <w:p w:rsidR="00000000" w:rsidDel="00000000" w:rsidP="00000000" w:rsidRDefault="00000000" w:rsidRPr="00000000" w14:paraId="000000D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ŠERMÍŘ</w:t>
      </w:r>
    </w:p>
    <w:p w:rsidR="00000000" w:rsidDel="00000000" w:rsidP="00000000" w:rsidRDefault="00000000" w:rsidRPr="00000000" w14:paraId="000000D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dobře bojovat s mečem.</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boji máš na </w:t>
      </w:r>
      <w:r w:rsidDel="00000000" w:rsidR="00000000" w:rsidRPr="00000000">
        <w:rPr>
          <w:rFonts w:ascii="Calibri" w:cs="Calibri" w:eastAsia="Calibri" w:hAnsi="Calibri"/>
          <w:i w:val="1"/>
          <w:iCs w:val="1"/>
          <w:color w:val="000000"/>
          <w:sz w:val="20"/>
          <w:szCs w:val="20"/>
          <w:rtl w:val="0"/>
        </w:rPr>
        <w:t xml:space="preserve">ÚTOK</w:t>
      </w:r>
      <w:r w:rsidDel="00000000" w:rsidR="00000000" w:rsidRPr="00000000">
        <w:rPr>
          <w:rFonts w:ascii="Calibri" w:cs="Calibri" w:eastAsia="Calibri" w:hAnsi="Calibri"/>
          <w:color w:val="000000"/>
          <w:sz w:val="20"/>
          <w:szCs w:val="20"/>
          <w:rtl w:val="0"/>
        </w:rPr>
        <w:t xml:space="preserve"> a </w:t>
      </w:r>
      <w:r w:rsidDel="00000000" w:rsidR="00000000" w:rsidRPr="00000000">
        <w:rPr>
          <w:rFonts w:ascii="Calibri" w:cs="Calibri" w:eastAsia="Calibri" w:hAnsi="Calibri"/>
          <w:i w:val="1"/>
          <w:iCs w:val="1"/>
          <w:color w:val="000000"/>
          <w:sz w:val="20"/>
          <w:szCs w:val="20"/>
          <w:rtl w:val="0"/>
        </w:rPr>
        <w:t xml:space="preserve">ODRAŽENÍ</w:t>
      </w:r>
      <w:r w:rsidDel="00000000" w:rsidR="00000000" w:rsidRPr="00000000">
        <w:rPr>
          <w:rFonts w:ascii="Calibri" w:cs="Calibri" w:eastAsia="Calibri" w:hAnsi="Calibri"/>
          <w:color w:val="000000"/>
          <w:sz w:val="20"/>
          <w:szCs w:val="20"/>
          <w:rtl w:val="0"/>
        </w:rPr>
        <w:t xml:space="preserve"> +1.</w:t>
      </w:r>
    </w:p>
    <w:p w:rsidR="00000000" w:rsidDel="00000000" w:rsidP="00000000" w:rsidRDefault="00000000" w:rsidRPr="00000000" w14:paraId="000000DD">
      <w:pPr>
        <w:numPr>
          <w:ilvl w:val="0"/>
          <w:numId w:val="2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Umíš seknout dva nepřítele naráz.</w:t>
      </w:r>
    </w:p>
    <w:p w:rsidR="00000000" w:rsidDel="00000000" w:rsidP="00000000" w:rsidRDefault="00000000" w:rsidRPr="00000000" w14:paraId="000000DE">
      <w:pPr>
        <w:numPr>
          <w:ilvl w:val="0"/>
          <w:numId w:val="2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boji máš na </w:t>
      </w:r>
      <w:r w:rsidDel="00000000" w:rsidR="00000000" w:rsidRPr="00000000">
        <w:rPr>
          <w:rFonts w:ascii="Calibri" w:cs="Calibri" w:eastAsia="Calibri" w:hAnsi="Calibri"/>
          <w:i w:val="1"/>
          <w:iCs w:val="1"/>
          <w:color w:val="000000"/>
          <w:sz w:val="20"/>
          <w:szCs w:val="20"/>
          <w:rtl w:val="0"/>
        </w:rPr>
        <w:t xml:space="preserve">ÚTOK</w:t>
      </w:r>
      <w:r w:rsidDel="00000000" w:rsidR="00000000" w:rsidRPr="00000000">
        <w:rPr>
          <w:rFonts w:ascii="Calibri" w:cs="Calibri" w:eastAsia="Calibri" w:hAnsi="Calibri"/>
          <w:color w:val="000000"/>
          <w:sz w:val="20"/>
          <w:szCs w:val="20"/>
          <w:rtl w:val="0"/>
        </w:rPr>
        <w:t xml:space="preserve"> a </w:t>
      </w:r>
      <w:r w:rsidDel="00000000" w:rsidR="00000000" w:rsidRPr="00000000">
        <w:rPr>
          <w:rFonts w:ascii="Calibri" w:cs="Calibri" w:eastAsia="Calibri" w:hAnsi="Calibri"/>
          <w:i w:val="1"/>
          <w:iCs w:val="1"/>
          <w:color w:val="000000"/>
          <w:sz w:val="20"/>
          <w:szCs w:val="20"/>
          <w:rtl w:val="0"/>
        </w:rPr>
        <w:t xml:space="preserve">ODRAŽENÍ</w:t>
      </w:r>
      <w:r w:rsidDel="00000000" w:rsidR="00000000" w:rsidRPr="00000000">
        <w:rPr>
          <w:rFonts w:ascii="Calibri" w:cs="Calibri" w:eastAsia="Calibri" w:hAnsi="Calibri"/>
          <w:color w:val="000000"/>
          <w:sz w:val="20"/>
          <w:szCs w:val="20"/>
          <w:rtl w:val="0"/>
        </w:rPr>
        <w:t xml:space="preserve"> k8.</w:t>
      </w:r>
    </w:p>
    <w:p w:rsidR="00000000" w:rsidDel="00000000" w:rsidP="00000000" w:rsidRDefault="00000000" w:rsidRPr="00000000" w14:paraId="000000D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ŠTÍTONOŠ</w:t>
      </w:r>
    </w:p>
    <w:p w:rsidR="00000000" w:rsidDel="00000000" w:rsidP="00000000" w:rsidRDefault="00000000" w:rsidRPr="00000000" w14:paraId="000000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Lépe se kryješ štítem</w:t>
      </w:r>
    </w:p>
    <w:p w:rsidR="00000000" w:rsidDel="00000000" w:rsidP="00000000" w:rsidRDefault="00000000" w:rsidRPr="00000000" w14:paraId="000000E1">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hodu na </w:t>
      </w:r>
      <w:r w:rsidDel="00000000" w:rsidR="00000000" w:rsidRPr="00000000">
        <w:rPr>
          <w:rFonts w:ascii="Calibri" w:cs="Calibri" w:eastAsia="Calibri" w:hAnsi="Calibri"/>
          <w:i w:val="1"/>
          <w:iCs w:val="1"/>
          <w:color w:val="000000"/>
          <w:sz w:val="20"/>
          <w:szCs w:val="20"/>
          <w:rtl w:val="0"/>
        </w:rPr>
        <w:t xml:space="preserve">ODRÁŽENÍ</w:t>
      </w:r>
      <w:r w:rsidDel="00000000" w:rsidR="00000000" w:rsidRPr="00000000">
        <w:rPr>
          <w:rFonts w:ascii="Calibri" w:cs="Calibri" w:eastAsia="Calibri" w:hAnsi="Calibri"/>
          <w:color w:val="000000"/>
          <w:sz w:val="20"/>
          <w:szCs w:val="20"/>
          <w:rtl w:val="0"/>
        </w:rPr>
        <w:t xml:space="preserve"> máš +1</w:t>
      </w:r>
    </w:p>
    <w:p w:rsidR="00000000" w:rsidDel="00000000" w:rsidP="00000000" w:rsidRDefault="00000000" w:rsidRPr="00000000" w14:paraId="000000E2">
      <w:pPr>
        <w:numPr>
          <w:ilvl w:val="0"/>
          <w:numId w:val="2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Štítem můžeš </w:t>
      </w:r>
      <w:r w:rsidDel="00000000" w:rsidR="00000000" w:rsidRPr="00000000">
        <w:rPr>
          <w:rFonts w:ascii="Calibri" w:cs="Calibri" w:eastAsia="Calibri" w:hAnsi="Calibri"/>
          <w:i w:val="1"/>
          <w:iCs w:val="1"/>
          <w:color w:val="000000"/>
          <w:sz w:val="20"/>
          <w:szCs w:val="20"/>
          <w:rtl w:val="0"/>
        </w:rPr>
        <w:t xml:space="preserve">SEKNOUT</w:t>
      </w:r>
      <w:r w:rsidDel="00000000" w:rsidR="00000000" w:rsidRPr="00000000">
        <w:rPr>
          <w:rFonts w:ascii="Calibri" w:cs="Calibri" w:eastAsia="Calibri" w:hAnsi="Calibri"/>
          <w:color w:val="000000"/>
          <w:sz w:val="20"/>
          <w:szCs w:val="20"/>
          <w:rtl w:val="0"/>
        </w:rPr>
        <w:t xml:space="preserve">, jako krátkou akci – tupá rána, 1 zranění.</w:t>
      </w:r>
    </w:p>
    <w:p w:rsidR="00000000" w:rsidDel="00000000" w:rsidP="00000000" w:rsidRDefault="00000000" w:rsidRPr="00000000" w14:paraId="000000E3">
      <w:pPr>
        <w:numPr>
          <w:ilvl w:val="0"/>
          <w:numId w:val="26"/>
        </w:numPr>
        <w:pBdr>
          <w:top w:space="0" w:sz="0" w:val="nil"/>
          <w:left w:space="0" w:sz="0" w:val="nil"/>
          <w:bottom w:space="0" w:sz="0" w:val="nil"/>
          <w:right w:space="0" w:sz="0" w:val="nil"/>
          <w:between w:space="0" w:sz="0" w:val="nil"/>
        </w:pBdr>
        <w:spacing w:after="0" w:lineRule="auto"/>
        <w:ind w:left="720" w:hanging="360"/>
        <w:rPr>
          <w:sz w:val="20"/>
          <w:szCs w:val="20"/>
          <w:u w:val="none"/>
        </w:rPr>
      </w:pPr>
      <w:r w:rsidDel="00000000" w:rsidR="00000000" w:rsidRPr="00000000">
        <w:rPr>
          <w:sz w:val="20"/>
          <w:szCs w:val="20"/>
          <w:rtl w:val="0"/>
        </w:rPr>
        <w:t xml:space="preserve">Při hodu na </w:t>
      </w:r>
      <w:r w:rsidDel="00000000" w:rsidR="00000000" w:rsidRPr="00000000">
        <w:rPr>
          <w:i w:val="1"/>
          <w:iCs w:val="1"/>
          <w:sz w:val="20"/>
          <w:szCs w:val="20"/>
          <w:rtl w:val="0"/>
        </w:rPr>
        <w:t xml:space="preserve">ODRÁŽENÍ</w:t>
      </w:r>
      <w:r w:rsidDel="00000000" w:rsidR="00000000" w:rsidRPr="00000000">
        <w:rPr>
          <w:sz w:val="20"/>
          <w:szCs w:val="20"/>
          <w:rtl w:val="0"/>
        </w:rPr>
        <w:t xml:space="preserve"> přidej k8.</w:t>
      </w:r>
    </w:p>
    <w:p w:rsidR="00000000" w:rsidDel="00000000" w:rsidP="00000000" w:rsidRDefault="00000000" w:rsidRPr="00000000" w14:paraId="000000E4">
      <w:pPr>
        <w:numPr>
          <w:ilvl w:val="0"/>
          <w:numId w:val="2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highlight w:val="yellow"/>
        </w:rPr>
      </w:pPr>
      <w:r w:rsidDel="00000000" w:rsidR="00000000" w:rsidRPr="00000000">
        <w:rPr>
          <w:sz w:val="20"/>
          <w:szCs w:val="20"/>
          <w:highlight w:val="yellow"/>
          <w:rtl w:val="0"/>
        </w:rPr>
        <w:t xml:space="preserve">Můžeš seknout štítem jednou za kolo, akcí navíc </w:t>
      </w:r>
      <w:r w:rsidDel="00000000" w:rsidR="00000000" w:rsidRPr="00000000">
        <w:rPr>
          <w:rFonts w:ascii="Calibri" w:cs="Calibri" w:eastAsia="Calibri" w:hAnsi="Calibri"/>
          <w:color w:val="000000"/>
          <w:sz w:val="20"/>
          <w:szCs w:val="20"/>
          <w:highlight w:val="yellow"/>
          <w:rtl w:val="0"/>
        </w:rPr>
        <w:t xml:space="preserve">.</w:t>
      </w:r>
    </w:p>
    <w:p w:rsidR="00000000" w:rsidDel="00000000" w:rsidP="00000000" w:rsidRDefault="00000000" w:rsidRPr="00000000" w14:paraId="000000E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ŠTASTLIVEC</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Díky štěstí se vyhneš zranění, funguje pouze jednou za čtvrtden.</w:t>
      </w:r>
    </w:p>
    <w:p w:rsidR="00000000" w:rsidDel="00000000" w:rsidP="00000000" w:rsidRDefault="00000000" w:rsidRPr="00000000" w14:paraId="000000E7">
      <w:pPr>
        <w:numPr>
          <w:ilvl w:val="0"/>
          <w:numId w:val="2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Na kritické zranění házíš 2x a vybereš.</w:t>
      </w:r>
    </w:p>
    <w:p w:rsidR="00000000" w:rsidDel="00000000" w:rsidP="00000000" w:rsidRDefault="00000000" w:rsidRPr="00000000" w14:paraId="000000E8">
      <w:pPr>
        <w:numPr>
          <w:ilvl w:val="0"/>
          <w:numId w:val="2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prohodit čísla na kostce</w:t>
      </w:r>
    </w:p>
    <w:p w:rsidR="00000000" w:rsidDel="00000000" w:rsidP="00000000" w:rsidRDefault="00000000" w:rsidRPr="00000000" w14:paraId="000000E9">
      <w:pPr>
        <w:numPr>
          <w:ilvl w:val="0"/>
          <w:numId w:val="2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Kritické zranění si libovolně vybereš.</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ŠESTÝ SMYSL</w:t>
      </w:r>
      <w:r w:rsidDel="00000000" w:rsidR="00000000" w:rsidRPr="00000000">
        <w:rPr>
          <w:rtl w:val="0"/>
        </w:rPr>
      </w:r>
    </w:p>
    <w:p w:rsidR="00000000" w:rsidDel="00000000" w:rsidP="00000000" w:rsidRDefault="00000000" w:rsidRPr="00000000" w14:paraId="000000E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lépe vycítit nebezpečí</w:t>
      </w:r>
    </w:p>
    <w:p w:rsidR="00000000" w:rsidDel="00000000" w:rsidP="00000000" w:rsidRDefault="00000000" w:rsidRPr="00000000" w14:paraId="000000ED">
      <w:pPr>
        <w:numPr>
          <w:ilvl w:val="0"/>
          <w:numId w:val="3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přepadení máš +1 k </w:t>
      </w:r>
      <w:r w:rsidDel="00000000" w:rsidR="00000000" w:rsidRPr="00000000">
        <w:rPr>
          <w:rFonts w:ascii="Calibri" w:cs="Calibri" w:eastAsia="Calibri" w:hAnsi="Calibri"/>
          <w:i w:val="1"/>
          <w:iCs w:val="1"/>
          <w:color w:val="000000"/>
          <w:sz w:val="20"/>
          <w:szCs w:val="20"/>
          <w:rtl w:val="0"/>
        </w:rPr>
        <w:t xml:space="preserve">OSTRAŽITOSTI.</w:t>
      </w:r>
      <w:r w:rsidDel="00000000" w:rsidR="00000000" w:rsidRPr="00000000">
        <w:rPr>
          <w:rtl w:val="0"/>
        </w:rPr>
      </w:r>
    </w:p>
    <w:p w:rsidR="00000000" w:rsidDel="00000000" w:rsidP="00000000" w:rsidRDefault="00000000" w:rsidRPr="00000000" w14:paraId="000000EE">
      <w:pPr>
        <w:numPr>
          <w:ilvl w:val="0"/>
          <w:numId w:val="3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Před přepadením poznáš útočníky</w:t>
      </w:r>
    </w:p>
    <w:p w:rsidR="00000000" w:rsidDel="00000000" w:rsidP="00000000" w:rsidRDefault="00000000" w:rsidRPr="00000000" w14:paraId="000000EF">
      <w:pPr>
        <w:numPr>
          <w:ilvl w:val="0"/>
          <w:numId w:val="3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přepadení máš k8 k </w:t>
      </w:r>
      <w:r w:rsidDel="00000000" w:rsidR="00000000" w:rsidRPr="00000000">
        <w:rPr>
          <w:rFonts w:ascii="Calibri" w:cs="Calibri" w:eastAsia="Calibri" w:hAnsi="Calibri"/>
          <w:i w:val="1"/>
          <w:iCs w:val="1"/>
          <w:color w:val="000000"/>
          <w:sz w:val="20"/>
          <w:szCs w:val="20"/>
          <w:rtl w:val="0"/>
        </w:rPr>
        <w:t xml:space="preserve">OSTRAŽITOSTI.</w:t>
      </w:r>
      <w:r w:rsidDel="00000000" w:rsidR="00000000" w:rsidRPr="00000000">
        <w:rPr>
          <w:rtl w:val="0"/>
        </w:rPr>
      </w:r>
    </w:p>
    <w:p w:rsidR="00000000" w:rsidDel="00000000" w:rsidP="00000000" w:rsidRDefault="00000000" w:rsidRPr="00000000" w14:paraId="000000F0">
      <w:pPr>
        <w:jc w:val="center"/>
        <w:rPr>
          <w:sz w:val="20"/>
          <w:szCs w:val="20"/>
          <w:highlight w:val="yellow"/>
        </w:rPr>
      </w:pPr>
      <w:r w:rsidDel="00000000" w:rsidR="00000000" w:rsidRPr="00000000">
        <w:rPr>
          <w:sz w:val="20"/>
          <w:szCs w:val="20"/>
          <w:highlight w:val="yellow"/>
          <w:rtl w:val="0"/>
        </w:rPr>
        <w:t xml:space="preserve">TEPLOKREVNÝ</w:t>
      </w:r>
    </w:p>
    <w:p w:rsidR="00000000" w:rsidDel="00000000" w:rsidP="00000000" w:rsidRDefault="00000000" w:rsidRPr="00000000" w14:paraId="000000F1">
      <w:pPr>
        <w:numPr>
          <w:ilvl w:val="0"/>
          <w:numId w:val="27"/>
        </w:numPr>
        <w:spacing w:after="0" w:lineRule="auto"/>
        <w:ind w:left="720" w:hanging="360"/>
        <w:rPr>
          <w:sz w:val="20"/>
          <w:szCs w:val="20"/>
          <w:highlight w:val="yellow"/>
        </w:rPr>
      </w:pPr>
      <w:r w:rsidDel="00000000" w:rsidR="00000000" w:rsidRPr="00000000">
        <w:rPr>
          <w:sz w:val="20"/>
          <w:szCs w:val="20"/>
          <w:highlight w:val="yellow"/>
          <w:rtl w:val="0"/>
        </w:rPr>
        <w:t xml:space="preserve">Házíš si pouze na polovinu hodů na </w:t>
      </w:r>
      <w:r w:rsidDel="00000000" w:rsidR="00000000" w:rsidRPr="00000000">
        <w:rPr>
          <w:i w:val="1"/>
          <w:iCs w:val="1"/>
          <w:sz w:val="20"/>
          <w:szCs w:val="20"/>
          <w:highlight w:val="yellow"/>
          <w:rtl w:val="0"/>
        </w:rPr>
        <w:t xml:space="preserve">PODCHLAZENÍ</w:t>
      </w:r>
      <w:r w:rsidDel="00000000" w:rsidR="00000000" w:rsidRPr="00000000">
        <w:rPr>
          <w:sz w:val="20"/>
          <w:szCs w:val="20"/>
          <w:highlight w:val="yellow"/>
          <w:rtl w:val="0"/>
        </w:rPr>
        <w:t xml:space="preserve"> </w:t>
      </w:r>
      <w:r w:rsidDel="00000000" w:rsidR="00000000" w:rsidRPr="00000000">
        <w:rPr>
          <w:rtl w:val="0"/>
        </w:rPr>
      </w:r>
    </w:p>
    <w:p w:rsidR="00000000" w:rsidDel="00000000" w:rsidP="00000000" w:rsidRDefault="00000000" w:rsidRPr="00000000" w14:paraId="000000F2">
      <w:pPr>
        <w:numPr>
          <w:ilvl w:val="0"/>
          <w:numId w:val="27"/>
        </w:numPr>
        <w:spacing w:after="0" w:lineRule="auto"/>
        <w:ind w:left="720" w:hanging="360"/>
        <w:rPr>
          <w:sz w:val="20"/>
          <w:szCs w:val="20"/>
          <w:highlight w:val="yellow"/>
        </w:rPr>
      </w:pPr>
      <w:r w:rsidDel="00000000" w:rsidR="00000000" w:rsidRPr="00000000">
        <w:rPr>
          <w:sz w:val="20"/>
          <w:szCs w:val="20"/>
          <w:highlight w:val="yellow"/>
          <w:rtl w:val="0"/>
        </w:rPr>
        <w:t xml:space="preserve">Na hody na </w:t>
      </w:r>
      <w:r w:rsidDel="00000000" w:rsidR="00000000" w:rsidRPr="00000000">
        <w:rPr>
          <w:i w:val="1"/>
          <w:iCs w:val="1"/>
          <w:sz w:val="20"/>
          <w:szCs w:val="20"/>
          <w:highlight w:val="yellow"/>
          <w:rtl w:val="0"/>
        </w:rPr>
        <w:t xml:space="preserve">PODCHLAZENÍ</w:t>
      </w:r>
      <w:r w:rsidDel="00000000" w:rsidR="00000000" w:rsidRPr="00000000">
        <w:rPr>
          <w:sz w:val="20"/>
          <w:szCs w:val="20"/>
          <w:highlight w:val="yellow"/>
          <w:rtl w:val="0"/>
        </w:rPr>
        <w:t xml:space="preserve"> máš bonus +1</w:t>
      </w:r>
    </w:p>
    <w:p w:rsidR="00000000" w:rsidDel="00000000" w:rsidP="00000000" w:rsidRDefault="00000000" w:rsidRPr="00000000" w14:paraId="000000F3">
      <w:pPr>
        <w:numPr>
          <w:ilvl w:val="0"/>
          <w:numId w:val="27"/>
        </w:numPr>
        <w:spacing w:after="0" w:lineRule="auto"/>
        <w:ind w:left="720" w:hanging="360"/>
        <w:rPr>
          <w:sz w:val="20"/>
          <w:szCs w:val="20"/>
          <w:u w:val="none"/>
        </w:rPr>
      </w:pPr>
      <w:r w:rsidDel="00000000" w:rsidR="00000000" w:rsidRPr="00000000">
        <w:rPr>
          <w:sz w:val="20"/>
          <w:szCs w:val="20"/>
          <w:highlight w:val="yellow"/>
          <w:rtl w:val="0"/>
        </w:rPr>
        <w:t xml:space="preserve">Můžeš zahřát jinou osobu svým tělem. Dostává +1 bonus na </w:t>
      </w:r>
      <w:r w:rsidDel="00000000" w:rsidR="00000000" w:rsidRPr="00000000">
        <w:rPr>
          <w:i w:val="1"/>
          <w:iCs w:val="1"/>
          <w:sz w:val="20"/>
          <w:szCs w:val="20"/>
          <w:highlight w:val="yellow"/>
          <w:rtl w:val="0"/>
        </w:rPr>
        <w:t xml:space="preserve">PODCHALZENÍ</w:t>
      </w:r>
      <w:r w:rsidDel="00000000" w:rsidR="00000000" w:rsidRPr="00000000">
        <w:rPr>
          <w:sz w:val="20"/>
          <w:szCs w:val="20"/>
          <w:highlight w:val="yellow"/>
          <w:rtl w:val="0"/>
        </w:rPr>
        <w:t xml:space="preserve">, musíte se fyzicky dotýkat</w:t>
      </w:r>
      <w:r w:rsidDel="00000000" w:rsidR="00000000" w:rsidRPr="00000000">
        <w:rPr>
          <w:sz w:val="20"/>
          <w:szCs w:val="20"/>
          <w:rtl w:val="0"/>
        </w:rPr>
        <w:t xml:space="preserve">.</w:t>
      </w:r>
    </w:p>
    <w:p w:rsidR="00000000" w:rsidDel="00000000" w:rsidP="00000000" w:rsidRDefault="00000000" w:rsidRPr="00000000" w14:paraId="000000F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TRAVIČ</w:t>
      </w:r>
    </w:p>
    <w:p w:rsidR="00000000" w:rsidDel="00000000" w:rsidP="00000000" w:rsidRDefault="00000000" w:rsidRPr="00000000" w14:paraId="000000F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Víš, jak vyrobit jedy jakéhokoliv typu.</w:t>
      </w:r>
    </w:p>
    <w:p w:rsidR="00000000" w:rsidDel="00000000" w:rsidP="00000000" w:rsidRDefault="00000000" w:rsidRPr="00000000" w14:paraId="000000F6">
      <w:pPr>
        <w:numPr>
          <w:ilvl w:val="0"/>
          <w:numId w:val="2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Pomocí </w:t>
      </w:r>
      <w:r w:rsidDel="00000000" w:rsidR="00000000" w:rsidRPr="00000000">
        <w:rPr>
          <w:rFonts w:ascii="Calibri" w:cs="Calibri" w:eastAsia="Calibri" w:hAnsi="Calibri"/>
          <w:i w:val="1"/>
          <w:iCs w:val="1"/>
          <w:color w:val="000000"/>
          <w:sz w:val="20"/>
          <w:szCs w:val="20"/>
          <w:rtl w:val="0"/>
        </w:rPr>
        <w:t xml:space="preserve">ŘEMESLA</w:t>
      </w:r>
      <w:r w:rsidDel="00000000" w:rsidR="00000000" w:rsidRPr="00000000">
        <w:rPr>
          <w:rFonts w:ascii="Calibri" w:cs="Calibri" w:eastAsia="Calibri" w:hAnsi="Calibri"/>
          <w:color w:val="000000"/>
          <w:sz w:val="20"/>
          <w:szCs w:val="20"/>
          <w:rtl w:val="0"/>
        </w:rPr>
        <w:t xml:space="preserve"> nebo </w:t>
      </w:r>
      <w:r w:rsidDel="00000000" w:rsidR="00000000" w:rsidRPr="00000000">
        <w:rPr>
          <w:rFonts w:ascii="Calibri" w:cs="Calibri" w:eastAsia="Calibri" w:hAnsi="Calibri"/>
          <w:i w:val="1"/>
          <w:iCs w:val="1"/>
          <w:color w:val="000000"/>
          <w:sz w:val="20"/>
          <w:szCs w:val="20"/>
          <w:rtl w:val="0"/>
        </w:rPr>
        <w:t xml:space="preserve">LÉČENÍ</w:t>
      </w:r>
      <w:r w:rsidDel="00000000" w:rsidR="00000000" w:rsidRPr="00000000">
        <w:rPr>
          <w:rFonts w:ascii="Calibri" w:cs="Calibri" w:eastAsia="Calibri" w:hAnsi="Calibri"/>
          <w:color w:val="000000"/>
          <w:sz w:val="20"/>
          <w:szCs w:val="20"/>
          <w:rtl w:val="0"/>
        </w:rPr>
        <w:t xml:space="preserve"> můžeš vyrobit jedy (186), každý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navíc zvyšuje účinnost jedu o jedna.</w:t>
      </w:r>
    </w:p>
    <w:p w:rsidR="00000000" w:rsidDel="00000000" w:rsidP="00000000" w:rsidRDefault="00000000" w:rsidRPr="00000000" w14:paraId="000000F7">
      <w:pPr>
        <w:numPr>
          <w:ilvl w:val="0"/>
          <w:numId w:val="2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 ale na výrobu máš bonus +1.</w:t>
      </w:r>
    </w:p>
    <w:p w:rsidR="00000000" w:rsidDel="00000000" w:rsidP="00000000" w:rsidRDefault="00000000" w:rsidRPr="00000000" w14:paraId="000000F8">
      <w:pPr>
        <w:numPr>
          <w:ilvl w:val="0"/>
          <w:numId w:val="2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II., ale na výrobu máš bonus k8.</w:t>
      </w:r>
    </w:p>
    <w:p w:rsidR="00000000" w:rsidDel="00000000" w:rsidP="00000000" w:rsidRDefault="00000000" w:rsidRPr="00000000" w14:paraId="000000F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VRHAČ</w:t>
      </w:r>
    </w:p>
    <w:p w:rsidR="00000000" w:rsidDel="00000000" w:rsidP="00000000" w:rsidRDefault="00000000" w:rsidRPr="00000000" w14:paraId="000000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lépe používat vrhací zbraně (mimo kopí a harpunu </w:t>
      </w:r>
      <w:r w:rsidDel="00000000" w:rsidR="00000000" w:rsidRPr="00000000">
        <w:rPr>
          <w:sz w:val="20"/>
          <w:szCs w:val="20"/>
          <w:rtl w:val="0"/>
        </w:rPr>
        <w:t xml:space="preserve">- viz. harpunář</w:t>
      </w:r>
      <w:r w:rsidDel="00000000" w:rsidR="00000000" w:rsidRPr="00000000">
        <w:rPr>
          <w:rFonts w:ascii="Calibri" w:cs="Calibri" w:eastAsia="Calibri" w:hAnsi="Calibri"/>
          <w:sz w:val="20"/>
          <w:szCs w:val="20"/>
          <w:rtl w:val="0"/>
        </w:rPr>
        <w:t xml:space="preserve">) a prak.</w:t>
      </w:r>
    </w:p>
    <w:p w:rsidR="00000000" w:rsidDel="00000000" w:rsidP="00000000" w:rsidRDefault="00000000" w:rsidRPr="00000000" w14:paraId="000000FB">
      <w:pPr>
        <w:numPr>
          <w:ilvl w:val="0"/>
          <w:numId w:val="2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boji máš bonus +1.</w:t>
      </w:r>
    </w:p>
    <w:p w:rsidR="00000000" w:rsidDel="00000000" w:rsidP="00000000" w:rsidRDefault="00000000" w:rsidRPr="00000000" w14:paraId="000000FC">
      <w:pPr>
        <w:numPr>
          <w:ilvl w:val="0"/>
          <w:numId w:val="2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Tvoje útoky mají </w:t>
      </w:r>
      <w:r w:rsidDel="00000000" w:rsidR="00000000" w:rsidRPr="00000000">
        <w:rPr>
          <w:rFonts w:ascii="Calibri" w:cs="Calibri" w:eastAsia="Calibri" w:hAnsi="Calibri"/>
          <w:i w:val="1"/>
          <w:iCs w:val="1"/>
          <w:color w:val="000000"/>
          <w:sz w:val="20"/>
          <w:szCs w:val="20"/>
          <w:rtl w:val="0"/>
        </w:rPr>
        <w:t xml:space="preserve">DLOUHÝ</w:t>
      </w:r>
      <w:r w:rsidDel="00000000" w:rsidR="00000000" w:rsidRPr="00000000">
        <w:rPr>
          <w:rFonts w:ascii="Calibri" w:cs="Calibri" w:eastAsia="Calibri" w:hAnsi="Calibri"/>
          <w:color w:val="000000"/>
          <w:sz w:val="20"/>
          <w:szCs w:val="20"/>
          <w:rtl w:val="0"/>
        </w:rPr>
        <w:t xml:space="preserve"> dostřel.</w:t>
      </w:r>
    </w:p>
    <w:p w:rsidR="00000000" w:rsidDel="00000000" w:rsidP="00000000" w:rsidRDefault="00000000" w:rsidRPr="00000000" w14:paraId="000000FD">
      <w:pPr>
        <w:numPr>
          <w:ilvl w:val="0"/>
          <w:numId w:val="2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každém útoku přičti k8.</w:t>
      </w:r>
    </w:p>
    <w:p w:rsidR="00000000" w:rsidDel="00000000" w:rsidP="00000000" w:rsidRDefault="00000000" w:rsidRPr="00000000" w14:paraId="000000F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VYPRAVĚČ</w:t>
      </w:r>
    </w:p>
    <w:p w:rsidR="00000000" w:rsidDel="00000000" w:rsidP="00000000" w:rsidRDefault="00000000" w:rsidRPr="00000000" w14:paraId="000000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předávat příběhy a číst z nich důležité poznatky.</w:t>
      </w:r>
    </w:p>
    <w:p w:rsidR="00000000" w:rsidDel="00000000" w:rsidP="00000000" w:rsidRDefault="00000000" w:rsidRPr="00000000" w14:paraId="0000010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Při hodu na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PŘÍBĚHY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máš bonus +1, když si vybavuješ detaily o osobnostech, artefaktech, místech nebo nestvůrách.</w:t>
      </w:r>
    </w:p>
    <w:p w:rsidR="00000000" w:rsidDel="00000000" w:rsidP="00000000" w:rsidRDefault="00000000" w:rsidRPr="00000000" w14:paraId="0000010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Vždy máš připravenou vhodnou sprostou historku. Přidej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VYSTUPOVÁNÍ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 jakémukoli hodu na výkon, když se snažíš rozptýlit nebo snížit nepřátelskost situace, proti čemuž se oponuje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EMPATIÍ</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Přičti k8, vztahuje se i na II. úroveň.</w:t>
      </w:r>
    </w:p>
    <w:p w:rsidR="00000000" w:rsidDel="00000000" w:rsidP="00000000" w:rsidRDefault="00000000" w:rsidRPr="00000000" w14:paraId="0000010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ZÁLESÁK</w:t>
      </w:r>
    </w:p>
    <w:p w:rsidR="00000000" w:rsidDel="00000000" w:rsidP="00000000" w:rsidRDefault="00000000" w:rsidRPr="00000000" w14:paraId="000001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se dobře </w:t>
      </w:r>
      <w:r w:rsidDel="00000000" w:rsidR="00000000" w:rsidRPr="00000000">
        <w:rPr>
          <w:rFonts w:ascii="Calibri" w:cs="Calibri" w:eastAsia="Calibri" w:hAnsi="Calibri"/>
          <w:i w:val="1"/>
          <w:iCs w:val="1"/>
          <w:sz w:val="20"/>
          <w:szCs w:val="20"/>
          <w:rtl w:val="0"/>
        </w:rPr>
        <w:t xml:space="preserve">UTÁBOŘIT </w:t>
      </w:r>
      <w:r w:rsidDel="00000000" w:rsidR="00000000" w:rsidRPr="00000000">
        <w:rPr>
          <w:rFonts w:ascii="Calibri" w:cs="Calibri" w:eastAsia="Calibri" w:hAnsi="Calibri"/>
          <w:sz w:val="20"/>
          <w:szCs w:val="20"/>
          <w:rtl w:val="0"/>
        </w:rPr>
        <w:t xml:space="preserve">a postarat o ohniště.</w:t>
      </w:r>
    </w:p>
    <w:p w:rsidR="00000000" w:rsidDel="00000000" w:rsidP="00000000" w:rsidRDefault="00000000" w:rsidRPr="00000000" w14:paraId="00000105">
      <w:pPr>
        <w:numPr>
          <w:ilvl w:val="0"/>
          <w:numId w:val="2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UTÁBOŘENÍ </w:t>
      </w:r>
      <w:r w:rsidDel="00000000" w:rsidR="00000000" w:rsidRPr="00000000">
        <w:rPr>
          <w:rFonts w:ascii="Calibri" w:cs="Calibri" w:eastAsia="Calibri" w:hAnsi="Calibri"/>
          <w:color w:val="000000"/>
          <w:sz w:val="20"/>
          <w:szCs w:val="20"/>
          <w:rtl w:val="0"/>
        </w:rPr>
        <w:t xml:space="preserve">máš +1 na </w:t>
      </w:r>
      <w:r w:rsidDel="00000000" w:rsidR="00000000" w:rsidRPr="00000000">
        <w:rPr>
          <w:rFonts w:ascii="Calibri" w:cs="Calibri" w:eastAsia="Calibri" w:hAnsi="Calibri"/>
          <w:i w:val="1"/>
          <w:iCs w:val="1"/>
          <w:color w:val="000000"/>
          <w:sz w:val="20"/>
          <w:szCs w:val="20"/>
          <w:rtl w:val="0"/>
        </w:rPr>
        <w:t xml:space="preserve">PŘEŽITÍ.</w:t>
      </w:r>
      <w:r w:rsidDel="00000000" w:rsidR="00000000" w:rsidRPr="00000000">
        <w:rPr>
          <w:rtl w:val="0"/>
        </w:rPr>
      </w:r>
    </w:p>
    <w:p w:rsidR="00000000" w:rsidDel="00000000" w:rsidP="00000000" w:rsidRDefault="00000000" w:rsidRPr="00000000" w14:paraId="00000106">
      <w:pPr>
        <w:numPr>
          <w:ilvl w:val="0"/>
          <w:numId w:val="2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Osoba na hlídce má +2 na </w:t>
      </w:r>
      <w:r w:rsidDel="00000000" w:rsidR="00000000" w:rsidRPr="00000000">
        <w:rPr>
          <w:rFonts w:ascii="Calibri" w:cs="Calibri" w:eastAsia="Calibri" w:hAnsi="Calibri"/>
          <w:i w:val="1"/>
          <w:iCs w:val="1"/>
          <w:color w:val="000000"/>
          <w:sz w:val="20"/>
          <w:szCs w:val="20"/>
          <w:rtl w:val="0"/>
        </w:rPr>
        <w:t xml:space="preserve">OSTRAŽITOST </w:t>
      </w:r>
      <w:r w:rsidDel="00000000" w:rsidR="00000000" w:rsidRPr="00000000">
        <w:rPr>
          <w:rFonts w:ascii="Calibri" w:cs="Calibri" w:eastAsia="Calibri" w:hAnsi="Calibri"/>
          <w:color w:val="000000"/>
          <w:sz w:val="20"/>
          <w:szCs w:val="20"/>
          <w:rtl w:val="0"/>
        </w:rPr>
        <w:t xml:space="preserve">ve tvém táboru.</w:t>
      </w:r>
    </w:p>
    <w:p w:rsidR="00000000" w:rsidDel="00000000" w:rsidP="00000000" w:rsidRDefault="00000000" w:rsidRPr="00000000" w14:paraId="00000107">
      <w:pPr>
        <w:numPr>
          <w:ilvl w:val="0"/>
          <w:numId w:val="2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w:t>
      </w:r>
      <w:r w:rsidDel="00000000" w:rsidR="00000000" w:rsidRPr="00000000">
        <w:rPr>
          <w:rFonts w:ascii="Calibri" w:cs="Calibri" w:eastAsia="Calibri" w:hAnsi="Calibri"/>
          <w:i w:val="1"/>
          <w:iCs w:val="1"/>
          <w:color w:val="000000"/>
          <w:sz w:val="20"/>
          <w:szCs w:val="20"/>
          <w:rtl w:val="0"/>
        </w:rPr>
        <w:t xml:space="preserve">UTÁBOŘENÍ </w:t>
      </w:r>
      <w:r w:rsidDel="00000000" w:rsidR="00000000" w:rsidRPr="00000000">
        <w:rPr>
          <w:rFonts w:ascii="Calibri" w:cs="Calibri" w:eastAsia="Calibri" w:hAnsi="Calibri"/>
          <w:color w:val="000000"/>
          <w:sz w:val="20"/>
          <w:szCs w:val="20"/>
          <w:rtl w:val="0"/>
        </w:rPr>
        <w:t xml:space="preserve">přičti k8</w:t>
      </w:r>
    </w:p>
    <w:p w:rsidR="00000000" w:rsidDel="00000000" w:rsidP="00000000" w:rsidRDefault="00000000" w:rsidRPr="00000000" w14:paraId="00000108">
      <w:pPr>
        <w:numPr>
          <w:ilvl w:val="0"/>
          <w:numId w:val="2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Tábor dokážeš postavit téměř okamžitě, takže funguje již tento </w:t>
      </w:r>
      <w:r w:rsidDel="00000000" w:rsidR="00000000" w:rsidRPr="00000000">
        <w:rPr>
          <w:rFonts w:ascii="Calibri" w:cs="Calibri" w:eastAsia="Calibri" w:hAnsi="Calibri"/>
          <w:i w:val="1"/>
          <w:iCs w:val="1"/>
          <w:color w:val="000000"/>
          <w:sz w:val="20"/>
          <w:szCs w:val="20"/>
          <w:rtl w:val="0"/>
        </w:rPr>
        <w:t xml:space="preserve">ČTVRTDEN</w:t>
      </w:r>
      <w:r w:rsidDel="00000000" w:rsidR="00000000" w:rsidRPr="00000000">
        <w:rPr>
          <w:rtl w:val="0"/>
        </w:rPr>
      </w:r>
    </w:p>
    <w:p w:rsidR="00000000" w:rsidDel="00000000" w:rsidP="00000000" w:rsidRDefault="00000000" w:rsidRPr="00000000" w14:paraId="0000010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ZÁMEČNÍK</w:t>
      </w:r>
    </w:p>
    <w:p w:rsidR="00000000" w:rsidDel="00000000" w:rsidP="00000000" w:rsidRDefault="00000000" w:rsidRPr="00000000" w14:paraId="000001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Pomocí nářadí umíš odemykat zámky.</w:t>
      </w:r>
    </w:p>
    <w:p w:rsidR="00000000" w:rsidDel="00000000" w:rsidP="00000000" w:rsidRDefault="00000000" w:rsidRPr="00000000" w14:paraId="0000010B">
      <w:pPr>
        <w:numPr>
          <w:ilvl w:val="0"/>
          <w:numId w:val="3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odemykáni máš na </w:t>
      </w:r>
      <w:r w:rsidDel="00000000" w:rsidR="00000000" w:rsidRPr="00000000">
        <w:rPr>
          <w:rFonts w:ascii="Calibri" w:cs="Calibri" w:eastAsia="Calibri" w:hAnsi="Calibri"/>
          <w:i w:val="1"/>
          <w:iCs w:val="1"/>
          <w:color w:val="000000"/>
          <w:sz w:val="20"/>
          <w:szCs w:val="20"/>
          <w:rtl w:val="0"/>
        </w:rPr>
        <w:t xml:space="preserve">ZLODĚJNU </w:t>
      </w:r>
      <w:r w:rsidDel="00000000" w:rsidR="00000000" w:rsidRPr="00000000">
        <w:rPr>
          <w:rFonts w:ascii="Calibri" w:cs="Calibri" w:eastAsia="Calibri" w:hAnsi="Calibri"/>
          <w:color w:val="000000"/>
          <w:sz w:val="20"/>
          <w:szCs w:val="20"/>
          <w:rtl w:val="0"/>
        </w:rPr>
        <w:t xml:space="preserve">+1.</w:t>
      </w:r>
    </w:p>
    <w:p w:rsidR="00000000" w:rsidDel="00000000" w:rsidP="00000000" w:rsidRDefault="00000000" w:rsidRPr="00000000" w14:paraId="0000010C">
      <w:pPr>
        <w:numPr>
          <w:ilvl w:val="0"/>
          <w:numId w:val="3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ZLODĚJNOU</w:t>
      </w:r>
      <w:r w:rsidDel="00000000" w:rsidR="00000000" w:rsidRPr="00000000">
        <w:rPr>
          <w:rFonts w:ascii="Calibri" w:cs="Calibri" w:eastAsia="Calibri" w:hAnsi="Calibri"/>
          <w:i w:val="1"/>
          <w:iCs w:val="1"/>
          <w:color w:val="000000"/>
          <w:sz w:val="20"/>
          <w:szCs w:val="20"/>
          <w:rtl w:val="0"/>
        </w:rPr>
        <w:t xml:space="preserve"> </w:t>
      </w:r>
      <w:r w:rsidDel="00000000" w:rsidR="00000000" w:rsidRPr="00000000">
        <w:rPr>
          <w:rFonts w:ascii="Calibri" w:cs="Calibri" w:eastAsia="Calibri" w:hAnsi="Calibri"/>
          <w:color w:val="000000"/>
          <w:sz w:val="20"/>
          <w:szCs w:val="20"/>
          <w:rtl w:val="0"/>
        </w:rPr>
        <w:t xml:space="preserve">se můžeš dostat z pout.</w:t>
      </w:r>
    </w:p>
    <w:p w:rsidR="00000000" w:rsidDel="00000000" w:rsidP="00000000" w:rsidRDefault="00000000" w:rsidRPr="00000000" w14:paraId="0000010D">
      <w:pPr>
        <w:numPr>
          <w:ilvl w:val="0"/>
          <w:numId w:val="3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odemykáni máš k8 na </w:t>
      </w:r>
      <w:r w:rsidDel="00000000" w:rsidR="00000000" w:rsidRPr="00000000">
        <w:rPr>
          <w:rFonts w:ascii="Calibri" w:cs="Calibri" w:eastAsia="Calibri" w:hAnsi="Calibri"/>
          <w:i w:val="1"/>
          <w:iCs w:val="1"/>
          <w:color w:val="000000"/>
          <w:sz w:val="20"/>
          <w:szCs w:val="20"/>
          <w:rtl w:val="0"/>
        </w:rPr>
        <w:t xml:space="preserve">ZLODĚJNU.</w:t>
      </w:r>
      <w:r w:rsidDel="00000000" w:rsidR="00000000" w:rsidRPr="00000000">
        <w:rPr>
          <w:rtl w:val="0"/>
        </w:rPr>
      </w:r>
    </w:p>
    <w:p w:rsidR="00000000" w:rsidDel="00000000" w:rsidP="00000000" w:rsidRDefault="00000000" w:rsidRPr="00000000" w14:paraId="0000010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ZÁSADOVÝ</w:t>
      </w:r>
    </w:p>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 těžké tě </w:t>
      </w:r>
      <w:r w:rsidDel="00000000" w:rsidR="00000000" w:rsidRPr="00000000">
        <w:rPr>
          <w:rFonts w:ascii="Calibri" w:cs="Calibri" w:eastAsia="Calibri" w:hAnsi="Calibri"/>
          <w:i w:val="1"/>
          <w:iCs w:val="1"/>
          <w:sz w:val="20"/>
          <w:szCs w:val="20"/>
          <w:rtl w:val="0"/>
        </w:rPr>
        <w:t xml:space="preserve">ZMANIPULOVAT</w:t>
      </w:r>
      <w:r w:rsidDel="00000000" w:rsidR="00000000" w:rsidRPr="00000000">
        <w:rPr>
          <w:rtl w:val="0"/>
        </w:rPr>
      </w:r>
    </w:p>
    <w:p w:rsidR="00000000" w:rsidDel="00000000" w:rsidP="00000000" w:rsidRDefault="00000000" w:rsidRPr="00000000" w14:paraId="00000110">
      <w:pPr>
        <w:numPr>
          <w:ilvl w:val="0"/>
          <w:numId w:val="3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Proti </w:t>
      </w:r>
      <w:r w:rsidDel="00000000" w:rsidR="00000000" w:rsidRPr="00000000">
        <w:rPr>
          <w:rFonts w:ascii="Calibri" w:cs="Calibri" w:eastAsia="Calibri" w:hAnsi="Calibri"/>
          <w:i w:val="1"/>
          <w:iCs w:val="1"/>
          <w:color w:val="000000"/>
          <w:sz w:val="20"/>
          <w:szCs w:val="20"/>
          <w:rtl w:val="0"/>
        </w:rPr>
        <w:t xml:space="preserve">ZMANIPULOVÁNÍ </w:t>
      </w:r>
      <w:r w:rsidDel="00000000" w:rsidR="00000000" w:rsidRPr="00000000">
        <w:rPr>
          <w:rFonts w:ascii="Calibri" w:cs="Calibri" w:eastAsia="Calibri" w:hAnsi="Calibri"/>
          <w:color w:val="000000"/>
          <w:sz w:val="20"/>
          <w:szCs w:val="20"/>
          <w:rtl w:val="0"/>
        </w:rPr>
        <w:t xml:space="preserve">máš +1.</w:t>
      </w:r>
    </w:p>
    <w:p w:rsidR="00000000" w:rsidDel="00000000" w:rsidP="00000000" w:rsidRDefault="00000000" w:rsidRPr="00000000" w14:paraId="00000111">
      <w:pPr>
        <w:numPr>
          <w:ilvl w:val="0"/>
          <w:numId w:val="31"/>
        </w:numPr>
        <w:pBdr>
          <w:top w:space="0" w:sz="0" w:val="nil"/>
          <w:left w:space="0" w:sz="0" w:val="nil"/>
          <w:bottom w:space="0" w:sz="0" w:val="nil"/>
          <w:right w:space="0" w:sz="0" w:val="nil"/>
          <w:between w:space="0" w:sz="0" w:val="nil"/>
        </w:pBdr>
        <w:spacing w:after="0" w:lineRule="auto"/>
        <w:ind w:left="70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Proti </w:t>
      </w:r>
      <w:r w:rsidDel="00000000" w:rsidR="00000000" w:rsidRPr="00000000">
        <w:rPr>
          <w:rFonts w:ascii="Calibri" w:cs="Calibri" w:eastAsia="Calibri" w:hAnsi="Calibri"/>
          <w:i w:val="1"/>
          <w:iCs w:val="1"/>
          <w:color w:val="000000"/>
          <w:sz w:val="20"/>
          <w:szCs w:val="20"/>
          <w:rtl w:val="0"/>
        </w:rPr>
        <w:t xml:space="preserve">ZMANIPULOVÁNÍ </w:t>
      </w:r>
      <w:r w:rsidDel="00000000" w:rsidR="00000000" w:rsidRPr="00000000">
        <w:rPr>
          <w:rFonts w:ascii="Calibri" w:cs="Calibri" w:eastAsia="Calibri" w:hAnsi="Calibri"/>
          <w:color w:val="000000"/>
          <w:sz w:val="20"/>
          <w:szCs w:val="20"/>
          <w:rtl w:val="0"/>
        </w:rPr>
        <w:t xml:space="preserve">máš k8.</w:t>
      </w:r>
    </w:p>
    <w:p w:rsidR="00000000" w:rsidDel="00000000" w:rsidP="00000000" w:rsidRDefault="00000000" w:rsidRPr="00000000" w14:paraId="00000112">
      <w:pPr>
        <w:numPr>
          <w:ilvl w:val="0"/>
          <w:numId w:val="3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Není možno tě zmanipulovat.</w:t>
      </w:r>
    </w:p>
    <w:p w:rsidR="00000000" w:rsidDel="00000000" w:rsidP="00000000" w:rsidRDefault="00000000" w:rsidRPr="00000000" w14:paraId="0000011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ZÁKEŘNÍK</w:t>
      </w:r>
    </w:p>
    <w:p w:rsidR="00000000" w:rsidDel="00000000" w:rsidP="00000000" w:rsidRDefault="00000000" w:rsidRPr="00000000" w14:paraId="0000011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Když provedete útok ze zálohy zákeřný útok s lehkou zbraní na blízko, můžete místo dovednosti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boj zblízka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použít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zlodějnu</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ignoruješ pak brnění </w:t>
      </w:r>
    </w:p>
    <w:p w:rsidR="00000000" w:rsidDel="00000000" w:rsidP="00000000" w:rsidRDefault="00000000" w:rsidRPr="00000000" w14:paraId="0000011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Vaše útoky pomocí zlodějny, které způsobí alespoň jeden bod zranění, zabrání cíli mluvit nebo utéct během jeho příštího kola.</w:t>
      </w:r>
    </w:p>
    <w:p w:rsidR="00000000" w:rsidDel="00000000" w:rsidP="00000000" w:rsidRDefault="00000000" w:rsidRPr="00000000" w14:paraId="0000011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Vaše útoky pomocí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zlodějny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které způsobí alespoň jeden bod zranění, se také stávají vzdorovaným hodem proti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výdrži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cíle. Pokud cíl neuspěje v, je automaticky vyřazen a utrpí kritické zranění. Tento efekt neplatí na nestvůry</w:t>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1080" w:firstLine="0"/>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KOVÁŘ</w:t>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Pomocí dovednosti </w:t>
      </w:r>
      <w:r w:rsidDel="00000000" w:rsidR="00000000" w:rsidRPr="00000000">
        <w:rPr>
          <w:rFonts w:ascii="Calibri" w:cs="Calibri" w:eastAsia="Calibri" w:hAnsi="Calibri"/>
          <w:i w:val="1"/>
          <w:iCs w:val="1"/>
          <w:color w:val="000000"/>
          <w:sz w:val="20"/>
          <w:szCs w:val="20"/>
          <w:rtl w:val="0"/>
        </w:rPr>
        <w:t xml:space="preserve">ŘEMESLA</w:t>
      </w:r>
      <w:r w:rsidDel="00000000" w:rsidR="00000000" w:rsidRPr="00000000">
        <w:rPr>
          <w:rFonts w:ascii="Calibri" w:cs="Calibri" w:eastAsia="Calibri" w:hAnsi="Calibri"/>
          <w:color w:val="000000"/>
          <w:sz w:val="20"/>
          <w:szCs w:val="20"/>
          <w:rtl w:val="0"/>
        </w:rPr>
        <w:t xml:space="preserve"> vyrobíš jakoukoliv zbraň na blízko, štít nebo kovovou zbroj z tabulky zbrojí (106). V kovárně můžeš ze železné rudy vytvářet železo.</w:t>
      </w:r>
    </w:p>
    <w:p w:rsidR="00000000" w:rsidDel="00000000" w:rsidP="00000000" w:rsidRDefault="00000000" w:rsidRPr="00000000" w14:paraId="0000011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nahradit železo jinými kovy. Více informací naleznete v popisech kovů v kapitole Vybavení.</w:t>
      </w:r>
    </w:p>
    <w:p w:rsidR="00000000" w:rsidDel="00000000" w:rsidP="00000000" w:rsidRDefault="00000000" w:rsidRPr="00000000" w14:paraId="0000011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slabší štíty bez použití kůže. (jsou ale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SLABÉ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rozebírat kovové předměty na surové materiály.</w:t>
      </w:r>
    </w:p>
    <w:p w:rsidR="00000000" w:rsidDel="00000000" w:rsidP="00000000" w:rsidRDefault="00000000" w:rsidRPr="00000000" w14:paraId="0000011C">
      <w:pPr>
        <w:numPr>
          <w:ilvl w:val="0"/>
          <w:numId w:val="2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Při opravě máš +1 k6, </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předmět vyrobit s bonusem +1. Tvrá to 2x déle s postihem -1</w:t>
      </w:r>
    </w:p>
    <w:p w:rsidR="00000000" w:rsidDel="00000000" w:rsidP="00000000" w:rsidRDefault="00000000" w:rsidRPr="00000000" w14:paraId="0000011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přidávat kovové objímky na mistrovské dřevěné zbraně na blízko. (1/2 železa)</w:t>
      </w:r>
    </w:p>
    <w:p w:rsidR="00000000" w:rsidDel="00000000" w:rsidP="00000000" w:rsidRDefault="00000000" w:rsidRPr="00000000" w14:paraId="0000011F">
      <w:pPr>
        <w:numPr>
          <w:ilvl w:val="0"/>
          <w:numId w:val="2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Při opravě máš +1 k8</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předmět vyrobit s bonusem +2 Tvrá to 4x déle s postihem -2</w:t>
      </w:r>
    </w:p>
    <w:p w:rsidR="00000000" w:rsidDel="00000000" w:rsidP="00000000" w:rsidRDefault="00000000" w:rsidRPr="00000000" w14:paraId="0000012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vybábět ocel</w:t>
      </w:r>
    </w:p>
    <w:p w:rsidR="00000000" w:rsidDel="00000000" w:rsidP="00000000" w:rsidRDefault="00000000" w:rsidRPr="00000000" w14:paraId="0000012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KOŽELUH</w:t>
      </w:r>
    </w:p>
    <w:p w:rsidR="00000000" w:rsidDel="00000000" w:rsidP="00000000" w:rsidRDefault="00000000" w:rsidRPr="00000000" w14:paraId="00000123">
      <w:pPr>
        <w:numPr>
          <w:ilvl w:val="0"/>
          <w:numId w:val="3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hodu na </w:t>
      </w:r>
      <w:r w:rsidDel="00000000" w:rsidR="00000000" w:rsidRPr="00000000">
        <w:rPr>
          <w:rFonts w:ascii="Calibri" w:cs="Calibri" w:eastAsia="Calibri" w:hAnsi="Calibri"/>
          <w:i w:val="1"/>
          <w:iCs w:val="1"/>
          <w:color w:val="000000"/>
          <w:sz w:val="20"/>
          <w:szCs w:val="20"/>
          <w:rtl w:val="0"/>
        </w:rPr>
        <w:t xml:space="preserve">ŘEMESLA</w:t>
      </w:r>
      <w:r w:rsidDel="00000000" w:rsidR="00000000" w:rsidRPr="00000000">
        <w:rPr>
          <w:rFonts w:ascii="Calibri" w:cs="Calibri" w:eastAsia="Calibri" w:hAnsi="Calibri"/>
          <w:color w:val="000000"/>
          <w:sz w:val="20"/>
          <w:szCs w:val="20"/>
          <w:rtl w:val="0"/>
        </w:rPr>
        <w:t xml:space="preserve"> vytvoříš k6 kožešiny na useň. V koželužně neházíš a jsi rychlejší. Umíš vytvářet kožené zbroje v tabulce zbrojí (106).</w:t>
      </w:r>
    </w:p>
    <w:p w:rsidR="00000000" w:rsidDel="00000000" w:rsidP="00000000" w:rsidRDefault="00000000" w:rsidRPr="00000000" w14:paraId="0000012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nyní zpracovávat kožešiny na surovou kůži, jelenici a kožešinu.</w:t>
      </w:r>
    </w:p>
    <w:p w:rsidR="00000000" w:rsidDel="00000000" w:rsidP="00000000" w:rsidRDefault="00000000" w:rsidRPr="00000000" w14:paraId="0000012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tuk, lepidlo, mýdlo a lak.</w:t>
      </w:r>
    </w:p>
    <w:p w:rsidR="00000000" w:rsidDel="00000000" w:rsidP="00000000" w:rsidRDefault="00000000" w:rsidRPr="00000000" w14:paraId="0000012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Výroba praků jako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Lukař</w:t>
      </w:r>
      <w:r w:rsidDel="00000000" w:rsidR="00000000" w:rsidRPr="00000000">
        <w:rPr>
          <w:rtl w:val="0"/>
        </w:rPr>
      </w:r>
    </w:p>
    <w:p w:rsidR="00000000" w:rsidDel="00000000" w:rsidP="00000000" w:rsidRDefault="00000000" w:rsidRPr="00000000" w14:paraId="00000127">
      <w:pPr>
        <w:numPr>
          <w:ilvl w:val="0"/>
          <w:numId w:val="3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Při opravě máš +1 k6,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předmět vyrobit s bonusem +1. Tvrá to 2x déle s postihem -1</w:t>
      </w:r>
    </w:p>
    <w:p w:rsidR="00000000" w:rsidDel="00000000" w:rsidP="00000000" w:rsidRDefault="00000000" w:rsidRPr="00000000" w14:paraId="0000012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využívat preparaci (taxidermii) k vycpávání a uchovávání ulovených zvířat a nestvůr. To trvá 1 den na každý bod Síly zvířete, nebo 1 týden, pokud uchováte jen hlavu. Má hodnotu 1d6 stříbrných za každý bod Síly zvířete.</w:t>
      </w:r>
    </w:p>
    <w:p w:rsidR="00000000" w:rsidDel="00000000" w:rsidP="00000000" w:rsidRDefault="00000000" w:rsidRPr="00000000" w14:paraId="0000012A">
      <w:pPr>
        <w:numPr>
          <w:ilvl w:val="0"/>
          <w:numId w:val="3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Při opravě máš +1 k8</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předmět vyrobit s bonusem +2. Tvrá to 4x déle s postihem -2</w:t>
      </w:r>
    </w:p>
    <w:p w:rsidR="00000000" w:rsidDel="00000000" w:rsidP="00000000" w:rsidRDefault="00000000" w:rsidRPr="00000000" w14:paraId="0000012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skleněnou kompozitní kůži.</w:t>
      </w:r>
    </w:p>
    <w:p w:rsidR="00000000" w:rsidDel="00000000" w:rsidP="00000000" w:rsidRDefault="00000000" w:rsidRPr="00000000" w14:paraId="0000012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Jste zruční v barvení kůže. Pokud při hodu na výrobu přijmete postih -2, můžete zajistit, že vaše kožená zbroj získá bonus +1 buď k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plížení</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nebo k manipulaci.</w:t>
      </w:r>
    </w:p>
    <w:p w:rsidR="00000000" w:rsidDel="00000000" w:rsidP="00000000" w:rsidRDefault="00000000" w:rsidRPr="00000000" w14:paraId="0000012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KREJČÍ</w:t>
      </w:r>
    </w:p>
    <w:p w:rsidR="00000000" w:rsidDel="00000000" w:rsidP="00000000" w:rsidRDefault="00000000" w:rsidRPr="00000000" w14:paraId="0000012F">
      <w:pPr>
        <w:numPr>
          <w:ilvl w:val="0"/>
          <w:numId w:val="4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hodu na </w:t>
      </w:r>
      <w:r w:rsidDel="00000000" w:rsidR="00000000" w:rsidRPr="00000000">
        <w:rPr>
          <w:rFonts w:ascii="Calibri" w:cs="Calibri" w:eastAsia="Calibri" w:hAnsi="Calibri"/>
          <w:i w:val="1"/>
          <w:iCs w:val="1"/>
          <w:color w:val="000000"/>
          <w:sz w:val="20"/>
          <w:szCs w:val="20"/>
          <w:rtl w:val="0"/>
        </w:rPr>
        <w:t xml:space="preserve">ŘEMESLA</w:t>
      </w:r>
      <w:r w:rsidDel="00000000" w:rsidR="00000000" w:rsidRPr="00000000">
        <w:rPr>
          <w:rFonts w:ascii="Calibri" w:cs="Calibri" w:eastAsia="Calibri" w:hAnsi="Calibri"/>
          <w:color w:val="000000"/>
          <w:sz w:val="20"/>
          <w:szCs w:val="20"/>
          <w:rtl w:val="0"/>
        </w:rPr>
        <w:t xml:space="preserve"> vytvoříš k6 látky z vlny. (v krejčovské dílně nemusís) </w:t>
      </w:r>
    </w:p>
    <w:p w:rsidR="00000000" w:rsidDel="00000000" w:rsidP="00000000" w:rsidRDefault="00000000" w:rsidRPr="00000000" w14:paraId="0000013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látková brnění ve formě gambesonu, lehké brigantiny a polstrovaných čapek.</w:t>
      </w:r>
    </w:p>
    <w:p w:rsidR="00000000" w:rsidDel="00000000" w:rsidP="00000000" w:rsidRDefault="00000000" w:rsidRPr="00000000" w14:paraId="00000131">
      <w:pPr>
        <w:numPr>
          <w:ilvl w:val="0"/>
          <w:numId w:val="4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předmět vyrobit s 2x větší cenou. Tvrá to 2x déle s postihem -1 </w:t>
      </w:r>
    </w:p>
    <w:p w:rsidR="00000000" w:rsidDel="00000000" w:rsidP="00000000" w:rsidRDefault="00000000" w:rsidRPr="00000000" w14:paraId="0000013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Při opravě máš +1 k6</w:t>
      </w:r>
    </w:p>
    <w:p w:rsidR="00000000" w:rsidDel="00000000" w:rsidP="00000000" w:rsidRDefault="00000000" w:rsidRPr="00000000" w14:paraId="0000013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látková brnění s Obranným hodnocením o jeden bod vyšším než běžně, což trvá dvakrát déle a přidává postih -2 na hod.</w:t>
      </w:r>
    </w:p>
    <w:p w:rsidR="00000000" w:rsidDel="00000000" w:rsidP="00000000" w:rsidRDefault="00000000" w:rsidRPr="00000000" w14:paraId="0000013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přeměňovat len na látku (lněné plátno), podobně jako v úrovni 1 s vlnou.</w:t>
      </w:r>
    </w:p>
    <w:p w:rsidR="00000000" w:rsidDel="00000000" w:rsidP="00000000" w:rsidRDefault="00000000" w:rsidRPr="00000000" w14:paraId="0000013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Máte talent na tvorbu uměleckých děl, například obrazů (vyžaduje pergamen a malířskou sadu), které mají hodnotu 1k6 stříbra za týden práce.</w:t>
      </w:r>
    </w:p>
    <w:p w:rsidR="00000000" w:rsidDel="00000000" w:rsidP="00000000" w:rsidRDefault="00000000" w:rsidRPr="00000000" w14:paraId="0000013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Umíte vytvářet tetování; tetovaná paže může dokonce sloužit jako stránka grimorů, pokud není zakryta.</w:t>
      </w:r>
    </w:p>
    <w:p w:rsidR="00000000" w:rsidDel="00000000" w:rsidP="00000000" w:rsidRDefault="00000000" w:rsidRPr="00000000" w14:paraId="00000137">
      <w:pPr>
        <w:numPr>
          <w:ilvl w:val="0"/>
          <w:numId w:val="4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předmět vyrobit s 4x větší cenou. Tvrá to 4x déle s postihem -2</w:t>
      </w:r>
    </w:p>
    <w:p w:rsidR="00000000" w:rsidDel="00000000" w:rsidP="00000000" w:rsidRDefault="00000000" w:rsidRPr="00000000" w14:paraId="0000013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Při opravě máš +1 k8</w:t>
      </w:r>
    </w:p>
    <w:p w:rsidR="00000000" w:rsidDel="00000000" w:rsidP="00000000" w:rsidRDefault="00000000" w:rsidRPr="00000000" w14:paraId="0000013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látková brnění s Můžete vyrábět látková brnění s Obranným hodnocením o dva body vyšším než běžně, což trvá čtyřikrát déle a přidává postih -4 na hod.</w:t>
      </w:r>
    </w:p>
    <w:p w:rsidR="00000000" w:rsidDel="00000000" w:rsidP="00000000" w:rsidRDefault="00000000" w:rsidRPr="00000000" w14:paraId="0000013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přeměňovat hedvábí na látku, stejně jako v úrovni 1 s vlnou.</w:t>
      </w:r>
    </w:p>
    <w:p w:rsidR="00000000" w:rsidDel="00000000" w:rsidP="00000000" w:rsidRDefault="00000000" w:rsidRPr="00000000" w14:paraId="0000013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Umíte vyrábět vodoodpudivý olejový plát.</w:t>
      </w:r>
    </w:p>
    <w:p w:rsidR="00000000" w:rsidDel="00000000" w:rsidP="00000000" w:rsidRDefault="00000000" w:rsidRPr="00000000" w14:paraId="0000013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samovznícivé ohně pomocí látkových kousků namočených v lněném oleji. Úspěšný hod na výrobu způsobí vznícení po 1k6+1 hodinách (výsledek můžete upravit o 1 hodinu za každou úspěšnou kostku navíc).</w:t>
      </w:r>
    </w:p>
    <w:p w:rsidR="00000000" w:rsidDel="00000000" w:rsidP="00000000" w:rsidRDefault="00000000" w:rsidRPr="00000000" w14:paraId="0000013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předmět vyrobit s 4x větší cenou. Tvrá to 4x déle s postihem -2 </w:t>
      </w:r>
    </w:p>
    <w:p w:rsidR="00000000" w:rsidDel="00000000" w:rsidP="00000000" w:rsidRDefault="00000000" w:rsidRPr="00000000" w14:paraId="0000013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LUKAŘ</w:t>
      </w:r>
    </w:p>
    <w:p w:rsidR="00000000" w:rsidDel="00000000" w:rsidP="00000000" w:rsidRDefault="00000000" w:rsidRPr="00000000" w14:paraId="0000013F">
      <w:pPr>
        <w:numPr>
          <w:ilvl w:val="0"/>
          <w:numId w:val="6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Pomocí </w:t>
      </w:r>
      <w:r w:rsidDel="00000000" w:rsidR="00000000" w:rsidRPr="00000000">
        <w:rPr>
          <w:rFonts w:ascii="Calibri" w:cs="Calibri" w:eastAsia="Calibri" w:hAnsi="Calibri"/>
          <w:i w:val="1"/>
          <w:iCs w:val="1"/>
          <w:color w:val="000000"/>
          <w:sz w:val="20"/>
          <w:szCs w:val="20"/>
          <w:rtl w:val="0"/>
        </w:rPr>
        <w:t xml:space="preserve">ŘEMESLA</w:t>
      </w:r>
      <w:r w:rsidDel="00000000" w:rsidR="00000000" w:rsidRPr="00000000">
        <w:rPr>
          <w:rFonts w:ascii="Calibri" w:cs="Calibri" w:eastAsia="Calibri" w:hAnsi="Calibri"/>
          <w:color w:val="000000"/>
          <w:sz w:val="20"/>
          <w:szCs w:val="20"/>
          <w:rtl w:val="0"/>
        </w:rPr>
        <w:t xml:space="preserve"> můžeš vyrobit střelné zbraně (103).</w:t>
      </w:r>
    </w:p>
    <w:p w:rsidR="00000000" w:rsidDel="00000000" w:rsidP="00000000" w:rsidRDefault="00000000" w:rsidRPr="00000000" w14:paraId="0000014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zbraně na blízko z kostí (jsou ale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SLABÉ</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1">
      <w:pPr>
        <w:numPr>
          <w:ilvl w:val="0"/>
          <w:numId w:val="6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Při opravě máš +1 k6,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předmět vyrobit s bonusem +1. Tvrá to 2x déle s postihem -1</w:t>
      </w:r>
    </w:p>
    <w:p w:rsidR="00000000" w:rsidDel="00000000" w:rsidP="00000000" w:rsidRDefault="00000000" w:rsidRPr="00000000" w14:paraId="0000014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válečné luky a šípy a zbraně z pazourku</w:t>
      </w:r>
    </w:p>
    <w:p w:rsidR="00000000" w:rsidDel="00000000" w:rsidP="00000000" w:rsidRDefault="00000000" w:rsidRPr="00000000" w14:paraId="00000144">
      <w:pPr>
        <w:numPr>
          <w:ilvl w:val="0"/>
          <w:numId w:val="6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Při opravě máš +1 k8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Můžeš předmět vyrobit s bonusem +2. Tvrá to 4x déle s postihem -2</w:t>
      </w:r>
    </w:p>
    <w:p w:rsidR="00000000" w:rsidDel="00000000" w:rsidP="00000000" w:rsidRDefault="00000000" w:rsidRPr="00000000" w14:paraId="0000014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Můžete vyrábět kompozitní luky, kompozitní kuše a používat surové kůže jako výztuž </w:t>
      </w:r>
    </w:p>
    <w:p w:rsidR="00000000" w:rsidDel="00000000" w:rsidP="00000000" w:rsidRDefault="00000000" w:rsidRPr="00000000" w14:paraId="00000147">
      <w:pPr>
        <w:rPr>
          <w:rFonts w:ascii="Calibri" w:cs="Calibri" w:eastAsia="Calibri" w:hAnsi="Calibri"/>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8">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BARD</w:t>
      </w:r>
      <w:r w:rsidDel="00000000" w:rsidR="00000000" w:rsidRPr="00000000">
        <w:rPr>
          <w:rFonts w:ascii="Calibri" w:cs="Calibri" w:eastAsia="Calibri" w:hAnsi="Calibri"/>
          <w:sz w:val="20"/>
          <w:szCs w:val="20"/>
          <w:rtl w:val="0"/>
        </w:rPr>
        <w:t xml:space="preserve"> - CESTA CHVÁLY</w:t>
      </w:r>
    </w:p>
    <w:p w:rsidR="00000000" w:rsidDel="00000000" w:rsidP="00000000" w:rsidRDefault="00000000" w:rsidRPr="00000000" w14:paraId="00000149">
      <w:pP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Tvé chvalozpěvy pomáhají společníkům postavit se zpátky na nohy, dokonce i ve víru boje. Použití tohohle talentu v boji se počítá jako dlouhá akce (strana 85).</w:t>
      </w:r>
      <w:r w:rsidDel="00000000" w:rsidR="00000000" w:rsidRPr="00000000">
        <w:rPr>
          <w:rtl w:val="0"/>
        </w:rPr>
      </w:r>
    </w:p>
    <w:p w:rsidR="00000000" w:rsidDel="00000000" w:rsidP="00000000" w:rsidRDefault="00000000" w:rsidRPr="00000000" w14:paraId="0000014A">
      <w:pPr>
        <w:numPr>
          <w:ilvl w:val="0"/>
          <w:numId w:val="6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Vyřazeného společníka, který je od tebe na STŘEDNÍ vzdálenost, dovedeš postavit zpátky na nohy. Za každý utracený bod vůle mu obnovíš jeden bod vlastnosti, která mu klesla na nulu.</w:t>
      </w:r>
    </w:p>
    <w:p w:rsidR="00000000" w:rsidDel="00000000" w:rsidP="00000000" w:rsidRDefault="00000000" w:rsidRPr="00000000" w14:paraId="0000014B">
      <w:pPr>
        <w:numPr>
          <w:ilvl w:val="0"/>
          <w:numId w:val="6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Utrať nějaký počet bodů a urči vlastnost. Stejný počet tvých společníků ve STŘEDNÍ vzdálenosti si každý obnoví 1 bod zranění v určené vlastnosti (strana 104).</w:t>
      </w:r>
    </w:p>
    <w:p w:rsidR="00000000" w:rsidDel="00000000" w:rsidP="00000000" w:rsidRDefault="00000000" w:rsidRPr="00000000" w14:paraId="0000014C">
      <w:pPr>
        <w:numPr>
          <w:ilvl w:val="0"/>
          <w:numId w:val="6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Zpěvem můžeš jednomu společníkovi předat část své síly, a to až na DLOUHOU vzdálenost. Jednoduše mu předej libovolný počet bodů vůle. Půlelfský talent DUŠEVNÍ SÍLA se s tímhle účinkem nedá kombinovat.</w:t>
      </w:r>
    </w:p>
    <w:p w:rsidR="00000000" w:rsidDel="00000000" w:rsidP="00000000" w:rsidRDefault="00000000" w:rsidRPr="00000000" w14:paraId="0000014D">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BARD</w:t>
      </w:r>
      <w:r w:rsidDel="00000000" w:rsidR="00000000" w:rsidRPr="00000000">
        <w:rPr>
          <w:rFonts w:ascii="Calibri" w:cs="Calibri" w:eastAsia="Calibri" w:hAnsi="Calibri"/>
          <w:sz w:val="20"/>
          <w:szCs w:val="20"/>
          <w:rtl w:val="0"/>
        </w:rPr>
        <w:t xml:space="preserve"> - CESTA PÍSNĚ</w:t>
      </w:r>
    </w:p>
    <w:p w:rsidR="00000000" w:rsidDel="00000000" w:rsidP="00000000" w:rsidRDefault="00000000" w:rsidRPr="00000000" w14:paraId="000001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Svým líbezným hlasem dokážeš uchvátit každé publikum, a když chceš, třeba jím posluchače i mučit.</w:t>
      </w:r>
    </w:p>
    <w:p w:rsidR="00000000" w:rsidDel="00000000" w:rsidP="00000000" w:rsidRDefault="00000000" w:rsidRPr="00000000" w14:paraId="0000014F">
      <w:pPr>
        <w:numPr>
          <w:ilvl w:val="0"/>
          <w:numId w:val="6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Zpěvem a utracením bodu vůle na sebe můžeš na pár minut upoutat pozornost kohokoli v KRÁTKÉ vzdálenosti. Posluchači ustanou ve veškeré činnosti a k jejich hodům na OSTRAŽITOST se přičítá záporná úprava odpovídající počtu bodů vůle, které utratíš. V boji to nemá žádný efekt.</w:t>
      </w:r>
    </w:p>
    <w:p w:rsidR="00000000" w:rsidDel="00000000" w:rsidP="00000000" w:rsidRDefault="00000000" w:rsidRPr="00000000" w14:paraId="00000150">
      <w:pPr>
        <w:numPr>
          <w:ilvl w:val="0"/>
          <w:numId w:val="6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Jako první stupeň, ale navíc můžeš posluchače přesvědčit, aby ti za pěvecký výkon zaplatili. Dají ti nanejvýš tolik stříbrňáků, kolik utratíš bodů vůle.</w:t>
      </w:r>
    </w:p>
    <w:p w:rsidR="00000000" w:rsidDel="00000000" w:rsidP="00000000" w:rsidRDefault="00000000" w:rsidRPr="00000000" w14:paraId="00000151">
      <w:pPr>
        <w:numPr>
          <w:ilvl w:val="0"/>
          <w:numId w:val="6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Dokážeš zpívat tak pronikavě, že písní trháš uši všem ve STŘEDNÍ vzdálenosti. Píseň způsobí 1 bod zranění síly za každý bod vůle, který utratíš. Zranění můžeš libovolně rozdělit mezi jakýkoli počet protivníků. Oběti můžou účinku vzdorovat hodem na EMPATII – každý hozený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vyruší 1 bod zranění. Proti nestvůrám tenhle účinek nefunguje.</w:t>
      </w:r>
    </w:p>
    <w:p w:rsidR="00000000" w:rsidDel="00000000" w:rsidP="00000000" w:rsidRDefault="00000000" w:rsidRPr="00000000" w14:paraId="00000152">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BARD</w:t>
      </w:r>
      <w:r w:rsidDel="00000000" w:rsidR="00000000" w:rsidRPr="00000000">
        <w:rPr>
          <w:rFonts w:ascii="Calibri" w:cs="Calibri" w:eastAsia="Calibri" w:hAnsi="Calibri"/>
          <w:sz w:val="20"/>
          <w:szCs w:val="20"/>
          <w:rtl w:val="0"/>
        </w:rPr>
        <w:t xml:space="preserve"> - CESTA VÁLEČNÉHO POKŘIKU</w:t>
      </w:r>
    </w:p>
    <w:p w:rsidR="00000000" w:rsidDel="00000000" w:rsidP="00000000" w:rsidRDefault="00000000" w:rsidRPr="00000000" w14:paraId="000001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Tvůj hlas dodává přátelům na síle a vnáší strach do srdcí nepřátel. Použití tohohle talentu v boji se počítá jako dlouhá akce (strana 85). </w:t>
      </w:r>
    </w:p>
    <w:p w:rsidR="00000000" w:rsidDel="00000000" w:rsidP="00000000" w:rsidRDefault="00000000" w:rsidRPr="00000000" w14:paraId="00000154">
      <w:pPr>
        <w:numPr>
          <w:ilvl w:val="0"/>
          <w:numId w:val="6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ze sebe vydat v</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le</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pok</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ik, kter</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em spole</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m do STŘEDNÍ vzdálenosti na jedno kolo bonus ke všem útokům (dokud v dalším kole nepřijdeš zase na řadu). Úprava je +1 za každý bod vůle, který utratíš.</w:t>
      </w:r>
      <w:r w:rsidDel="00000000" w:rsidR="00000000" w:rsidRPr="00000000">
        <w:rPr>
          <w:rtl w:val="0"/>
        </w:rPr>
      </w:r>
    </w:p>
    <w:p w:rsidR="00000000" w:rsidDel="00000000" w:rsidP="00000000" w:rsidRDefault="00000000" w:rsidRPr="00000000" w14:paraId="00000155">
      <w:pPr>
        <w:numPr>
          <w:ilvl w:val="0"/>
          <w:numId w:val="6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ze sebe vydat </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ev, kter</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oslab</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toky v</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ech nep</w:t>
      </w:r>
      <w:r w:rsidDel="00000000" w:rsidR="00000000" w:rsidRPr="00000000">
        <w:rPr>
          <w:sz w:val="20"/>
          <w:szCs w:val="20"/>
          <w:rtl w:val="0"/>
        </w:rPr>
        <w:t xml:space="preserve">řá</w:t>
      </w:r>
      <w:r w:rsidDel="00000000" w:rsidR="00000000" w:rsidRPr="00000000">
        <w:rPr>
          <w:rFonts w:ascii="Calibri" w:cs="Calibri" w:eastAsia="Calibri" w:hAnsi="Calibri"/>
          <w:sz w:val="20"/>
          <w:szCs w:val="20"/>
          <w:rtl w:val="0"/>
        </w:rPr>
        <w:t xml:space="preserve">tel ve ST</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vzd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lenosti, dokud zase nebudeš v příštím kole na řadě. Úprava je –1 za každý bod vůle, který utratíš. Proti nestvůrám tenhle účinek nefunguje. </w:t>
      </w:r>
      <w:r w:rsidDel="00000000" w:rsidR="00000000" w:rsidRPr="00000000">
        <w:rPr>
          <w:rtl w:val="0"/>
        </w:rPr>
      </w:r>
    </w:p>
    <w:p w:rsidR="00000000" w:rsidDel="00000000" w:rsidP="00000000" w:rsidRDefault="00000000" w:rsidRPr="00000000" w14:paraId="00000156">
      <w:pPr>
        <w:numPr>
          <w:ilvl w:val="0"/>
          <w:numId w:val="6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Tv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j </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ev vn</w:t>
      </w:r>
      <w:r w:rsidDel="00000000" w:rsidR="00000000" w:rsidRPr="00000000">
        <w:rPr>
          <w:sz w:val="20"/>
          <w:szCs w:val="20"/>
          <w:rtl w:val="0"/>
        </w:rPr>
        <w:t xml:space="preserve">áší</w:t>
      </w:r>
      <w:r w:rsidDel="00000000" w:rsidR="00000000" w:rsidRPr="00000000">
        <w:rPr>
          <w:rFonts w:ascii="Calibri" w:cs="Calibri" w:eastAsia="Calibri" w:hAnsi="Calibri"/>
          <w:sz w:val="20"/>
          <w:szCs w:val="20"/>
          <w:rtl w:val="0"/>
        </w:rPr>
        <w:t xml:space="preserve"> strach i do srdc</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t</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ch nejzaryt</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ch nep</w:t>
      </w:r>
      <w:r w:rsidDel="00000000" w:rsidR="00000000" w:rsidRPr="00000000">
        <w:rPr>
          <w:sz w:val="20"/>
          <w:szCs w:val="20"/>
          <w:rtl w:val="0"/>
        </w:rPr>
        <w:t xml:space="preserve">řá</w:t>
      </w:r>
      <w:r w:rsidDel="00000000" w:rsidR="00000000" w:rsidRPr="00000000">
        <w:rPr>
          <w:rFonts w:ascii="Calibri" w:cs="Calibri" w:eastAsia="Calibri" w:hAnsi="Calibri"/>
          <w:sz w:val="20"/>
          <w:szCs w:val="20"/>
          <w:rtl w:val="0"/>
        </w:rPr>
        <w:t xml:space="preserve">tel. Za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jednomu nep</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teli ve STŘEDNÍ vzdálenosti způsobit 1 bod zranění bystrosti. Cíl může účinku vzdorovat hodem na EMPATII – každý hozený x vyruší 1 bod zranění. Proti nestvůrám tenhle účinek nefunguje.</w:t>
      </w:r>
      <w:r w:rsidDel="00000000" w:rsidR="00000000" w:rsidRPr="00000000">
        <w:rPr>
          <w:rtl w:val="0"/>
        </w:rPr>
      </w:r>
    </w:p>
    <w:p w:rsidR="00000000" w:rsidDel="00000000" w:rsidP="00000000" w:rsidRDefault="00000000" w:rsidRPr="00000000" w14:paraId="00000157">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BOJOVNÍK – </w:t>
      </w:r>
      <w:r w:rsidDel="00000000" w:rsidR="00000000" w:rsidRPr="00000000">
        <w:rPr>
          <w:rFonts w:ascii="Calibri" w:cs="Calibri" w:eastAsia="Calibri" w:hAnsi="Calibri"/>
          <w:sz w:val="20"/>
          <w:szCs w:val="20"/>
          <w:rtl w:val="0"/>
        </w:rPr>
        <w:t xml:space="preserve">CESTA OSTŘÍ</w:t>
      </w:r>
    </w:p>
    <w:p w:rsidR="00000000" w:rsidDel="00000000" w:rsidP="00000000" w:rsidRDefault="00000000" w:rsidRPr="00000000" w14:paraId="000001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Tvá zbraň je ti prodlouženou rukou. Cvičíš s ní každý den a znáš ji do nejmenšího detailu, jako součástí tvého těla. </w:t>
      </w:r>
    </w:p>
    <w:p w:rsidR="00000000" w:rsidDel="00000000" w:rsidP="00000000" w:rsidRDefault="00000000" w:rsidRPr="00000000" w14:paraId="00000159">
      <w:pPr>
        <w:numPr>
          <w:ilvl w:val="0"/>
          <w:numId w:val="6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zas</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tokem v boji zbl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zka,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naj</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t skulinu v nep</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telov</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zbroji nebo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irozen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zbroji. Zbroj pak nem</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proti tv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mu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toku </w:t>
      </w:r>
      <w:r w:rsidDel="00000000" w:rsidR="00000000" w:rsidRPr="00000000">
        <w:rPr>
          <w:sz w:val="20"/>
          <w:szCs w:val="20"/>
          <w:rtl w:val="0"/>
        </w:rPr>
        <w:t xml:space="preserve">žá</w:t>
      </w:r>
      <w:r w:rsidDel="00000000" w:rsidR="00000000" w:rsidRPr="00000000">
        <w:rPr>
          <w:rFonts w:ascii="Calibri" w:cs="Calibri" w:eastAsia="Calibri" w:hAnsi="Calibri"/>
          <w:sz w:val="20"/>
          <w:szCs w:val="20"/>
          <w:rtl w:val="0"/>
        </w:rPr>
        <w:t xml:space="preserve">dn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úč</w:t>
      </w:r>
      <w:r w:rsidDel="00000000" w:rsidR="00000000" w:rsidRPr="00000000">
        <w:rPr>
          <w:rFonts w:ascii="Calibri" w:cs="Calibri" w:eastAsia="Calibri" w:hAnsi="Calibri"/>
          <w:sz w:val="20"/>
          <w:szCs w:val="20"/>
          <w:rtl w:val="0"/>
        </w:rPr>
        <w:t xml:space="preserve">inek.</w:t>
      </w:r>
      <w:r w:rsidDel="00000000" w:rsidR="00000000" w:rsidRPr="00000000">
        <w:rPr>
          <w:rtl w:val="0"/>
        </w:rPr>
      </w:r>
    </w:p>
    <w:p w:rsidR="00000000" w:rsidDel="00000000" w:rsidP="00000000" w:rsidRDefault="00000000" w:rsidRPr="00000000" w14:paraId="0000015A">
      <w:pPr>
        <w:numPr>
          <w:ilvl w:val="0"/>
          <w:numId w:val="6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Jakmile ve sv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m kole spotřebuješ všechny svoje akce, můžeš utracením bodu vůle okamžitě provést další útok zblízka. Dá se použít jenom jednou za kolo. </w:t>
      </w:r>
      <w:r w:rsidDel="00000000" w:rsidR="00000000" w:rsidRPr="00000000">
        <w:rPr>
          <w:rtl w:val="0"/>
        </w:rPr>
      </w:r>
    </w:p>
    <w:p w:rsidR="00000000" w:rsidDel="00000000" w:rsidP="00000000" w:rsidRDefault="00000000" w:rsidRPr="00000000" w14:paraId="0000015B">
      <w:pPr>
        <w:numPr>
          <w:ilvl w:val="0"/>
          <w:numId w:val="6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zas</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tokem v boji zbl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zka,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navy</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ovat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Za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se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ýší</w:t>
      </w:r>
      <w:r w:rsidDel="00000000" w:rsidR="00000000" w:rsidRPr="00000000">
        <w:rPr>
          <w:rFonts w:ascii="Calibri" w:cs="Calibri" w:eastAsia="Calibri" w:hAnsi="Calibri"/>
          <w:sz w:val="20"/>
          <w:szCs w:val="20"/>
          <w:rtl w:val="0"/>
        </w:rPr>
        <w:t xml:space="preserve"> o 1. O počtu utracených bodů musíš rozhodnout, ještě než si nepřítel hodí na zbroj.</w:t>
      </w:r>
      <w:r w:rsidDel="00000000" w:rsidR="00000000" w:rsidRPr="00000000">
        <w:rPr>
          <w:rtl w:val="0"/>
        </w:rPr>
      </w:r>
    </w:p>
    <w:p w:rsidR="00000000" w:rsidDel="00000000" w:rsidP="00000000" w:rsidRDefault="00000000" w:rsidRPr="00000000" w14:paraId="0000015C">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BOJOVNÍK – </w:t>
      </w:r>
      <w:r w:rsidDel="00000000" w:rsidR="00000000" w:rsidRPr="00000000">
        <w:rPr>
          <w:rFonts w:ascii="Calibri" w:cs="Calibri" w:eastAsia="Calibri" w:hAnsi="Calibri"/>
          <w:sz w:val="20"/>
          <w:szCs w:val="20"/>
          <w:rtl w:val="0"/>
        </w:rPr>
        <w:t xml:space="preserve">CESTA NEPŘÍTELE</w:t>
      </w:r>
    </w:p>
    <w:p w:rsidR="00000000" w:rsidDel="00000000" w:rsidP="00000000" w:rsidRDefault="00000000" w:rsidRPr="00000000" w14:paraId="000001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prohlédnout soupeře a předvídat každý jeho další pohyb.</w:t>
      </w:r>
    </w:p>
    <w:p w:rsidR="00000000" w:rsidDel="00000000" w:rsidP="00000000" w:rsidRDefault="00000000" w:rsidRPr="00000000" w14:paraId="0000015E">
      <w:pPr>
        <w:numPr>
          <w:ilvl w:val="0"/>
          <w:numId w:val="6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Můžete za 1 bod vůle změnit svou iniciativu na jinou nevyužitou iniciativu během tohoto kola a poté se vrátíte k své původní iniciativě během svého příštího kola boje. Tento talent lze aktivovat kdykoliv, i když není vaše iniciativa.</w:t>
      </w:r>
    </w:p>
    <w:p w:rsidR="00000000" w:rsidDel="00000000" w:rsidP="00000000" w:rsidRDefault="00000000" w:rsidRPr="00000000" w14:paraId="0000015F">
      <w:pPr>
        <w:numPr>
          <w:ilvl w:val="0"/>
          <w:numId w:val="6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Za 1 bod vůle můžete způsobit, že cíl nebude moci </w:t>
      </w:r>
      <w:r w:rsidDel="00000000" w:rsidR="00000000" w:rsidRPr="00000000">
        <w:rPr>
          <w:rFonts w:ascii="Calibri" w:cs="Calibri" w:eastAsia="Calibri" w:hAnsi="Calibri"/>
          <w:i w:val="1"/>
          <w:iCs w:val="1"/>
          <w:color w:val="000000"/>
          <w:sz w:val="20"/>
          <w:szCs w:val="20"/>
          <w:rtl w:val="0"/>
        </w:rPr>
        <w:t xml:space="preserve">ODRÁŽET</w:t>
      </w:r>
      <w:r w:rsidDel="00000000" w:rsidR="00000000" w:rsidRPr="00000000">
        <w:rPr>
          <w:rFonts w:ascii="Calibri" w:cs="Calibri" w:eastAsia="Calibri" w:hAnsi="Calibri"/>
          <w:color w:val="000000"/>
          <w:sz w:val="20"/>
          <w:szCs w:val="20"/>
          <w:rtl w:val="0"/>
        </w:rPr>
        <w:t xml:space="preserve"> nebo se </w:t>
      </w:r>
      <w:r w:rsidDel="00000000" w:rsidR="00000000" w:rsidRPr="00000000">
        <w:rPr>
          <w:rFonts w:ascii="Calibri" w:cs="Calibri" w:eastAsia="Calibri" w:hAnsi="Calibri"/>
          <w:i w:val="1"/>
          <w:iCs w:val="1"/>
          <w:color w:val="000000"/>
          <w:sz w:val="20"/>
          <w:szCs w:val="20"/>
          <w:rtl w:val="0"/>
        </w:rPr>
        <w:t xml:space="preserve">VYHNOUT</w:t>
      </w:r>
      <w:r w:rsidDel="00000000" w:rsidR="00000000" w:rsidRPr="00000000">
        <w:rPr>
          <w:rFonts w:ascii="Calibri" w:cs="Calibri" w:eastAsia="Calibri" w:hAnsi="Calibri"/>
          <w:color w:val="000000"/>
          <w:sz w:val="20"/>
          <w:szCs w:val="20"/>
          <w:rtl w:val="0"/>
        </w:rPr>
        <w:t xml:space="preserve"> jednomu útoku.</w:t>
      </w:r>
    </w:p>
    <w:p w:rsidR="00000000" w:rsidDel="00000000" w:rsidP="00000000" w:rsidRDefault="00000000" w:rsidRPr="00000000" w14:paraId="00000160">
      <w:pPr>
        <w:numPr>
          <w:ilvl w:val="0"/>
          <w:numId w:val="6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Kdykoliv </w:t>
      </w:r>
      <w:r w:rsidDel="00000000" w:rsidR="00000000" w:rsidRPr="00000000">
        <w:rPr>
          <w:rFonts w:ascii="Calibri" w:cs="Calibri" w:eastAsia="Calibri" w:hAnsi="Calibri"/>
          <w:i w:val="1"/>
          <w:iCs w:val="1"/>
          <w:color w:val="000000"/>
          <w:sz w:val="20"/>
          <w:szCs w:val="20"/>
          <w:rtl w:val="0"/>
        </w:rPr>
        <w:t xml:space="preserve">ODRAZÍŠ</w:t>
      </w:r>
      <w:r w:rsidDel="00000000" w:rsidR="00000000" w:rsidRPr="00000000">
        <w:rPr>
          <w:rFonts w:ascii="Calibri" w:cs="Calibri" w:eastAsia="Calibri" w:hAnsi="Calibri"/>
          <w:color w:val="000000"/>
          <w:sz w:val="20"/>
          <w:szCs w:val="20"/>
          <w:rtl w:val="0"/>
        </w:rPr>
        <w:t xml:space="preserve"> útok s více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než bylo potřeba k </w:t>
      </w:r>
      <w:r w:rsidDel="00000000" w:rsidR="00000000" w:rsidRPr="00000000">
        <w:rPr>
          <w:rFonts w:ascii="Calibri" w:cs="Calibri" w:eastAsia="Calibri" w:hAnsi="Calibri"/>
          <w:i w:val="1"/>
          <w:iCs w:val="1"/>
          <w:color w:val="000000"/>
          <w:sz w:val="20"/>
          <w:szCs w:val="20"/>
          <w:rtl w:val="0"/>
        </w:rPr>
        <w:t xml:space="preserve">ODRAŽENÍ</w:t>
      </w:r>
      <w:r w:rsidDel="00000000" w:rsidR="00000000" w:rsidRPr="00000000">
        <w:rPr>
          <w:rFonts w:ascii="Calibri" w:cs="Calibri" w:eastAsia="Calibri" w:hAnsi="Calibri"/>
          <w:color w:val="000000"/>
          <w:sz w:val="20"/>
          <w:szCs w:val="20"/>
          <w:rtl w:val="0"/>
        </w:rPr>
        <w:t xml:space="preserve">, můžete utratit 1 bod vůle, abyste přebytečné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považovali, jako by šlo o protiútok. To vás nestojí žádné další akce a váš protivník nemůže tento </w:t>
      </w:r>
      <w:r w:rsidDel="00000000" w:rsidR="00000000" w:rsidRPr="00000000">
        <w:rPr>
          <w:rFonts w:ascii="Calibri" w:cs="Calibri" w:eastAsia="Calibri" w:hAnsi="Calibri"/>
          <w:i w:val="1"/>
          <w:iCs w:val="1"/>
          <w:color w:val="000000"/>
          <w:sz w:val="20"/>
          <w:szCs w:val="20"/>
          <w:rtl w:val="0"/>
        </w:rPr>
        <w:t xml:space="preserve">ODRAZIT </w:t>
      </w:r>
      <w:r w:rsidDel="00000000" w:rsidR="00000000" w:rsidRPr="00000000">
        <w:rPr>
          <w:rFonts w:ascii="Calibri" w:cs="Calibri" w:eastAsia="Calibri" w:hAnsi="Calibri"/>
          <w:color w:val="000000"/>
          <w:sz w:val="20"/>
          <w:szCs w:val="20"/>
          <w:rtl w:val="0"/>
        </w:rPr>
        <w:t xml:space="preserve">nebo se </w:t>
      </w:r>
      <w:r w:rsidDel="00000000" w:rsidR="00000000" w:rsidRPr="00000000">
        <w:rPr>
          <w:rFonts w:ascii="Calibri" w:cs="Calibri" w:eastAsia="Calibri" w:hAnsi="Calibri"/>
          <w:i w:val="1"/>
          <w:iCs w:val="1"/>
          <w:color w:val="000000"/>
          <w:sz w:val="20"/>
          <w:szCs w:val="20"/>
          <w:rtl w:val="0"/>
        </w:rPr>
        <w:t xml:space="preserve">UHNOUT</w:t>
      </w:r>
      <w:r w:rsidDel="00000000" w:rsidR="00000000" w:rsidRPr="00000000">
        <w:rPr>
          <w:rtl w:val="0"/>
        </w:rPr>
      </w:r>
    </w:p>
    <w:p w:rsidR="00000000" w:rsidDel="00000000" w:rsidP="00000000" w:rsidRDefault="00000000" w:rsidRPr="00000000" w14:paraId="00000161">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BOJOVNÍK – </w:t>
      </w:r>
      <w:r w:rsidDel="00000000" w:rsidR="00000000" w:rsidRPr="00000000">
        <w:rPr>
          <w:rFonts w:ascii="Calibri" w:cs="Calibri" w:eastAsia="Calibri" w:hAnsi="Calibri"/>
          <w:sz w:val="20"/>
          <w:szCs w:val="20"/>
          <w:rtl w:val="0"/>
        </w:rPr>
        <w:t xml:space="preserve">CESTA ŠTÍTU</w:t>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 víru boje jsi jako skála, přes kterou nic neprojde. Tenhle talent ovlivňuje ODRÁŽENÍ útoků – bez ohledu na to, jestli je odrážíš štítem, nebo zbraní.</w:t>
      </w:r>
    </w:p>
    <w:p w:rsidR="00000000" w:rsidDel="00000000" w:rsidP="00000000" w:rsidRDefault="00000000" w:rsidRPr="00000000" w14:paraId="00000163">
      <w:pPr>
        <w:numPr>
          <w:ilvl w:val="0"/>
          <w:numId w:val="6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kdo za</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w:t>
      </w:r>
      <w:r w:rsidDel="00000000" w:rsidR="00000000" w:rsidRPr="00000000">
        <w:rPr>
          <w:sz w:val="20"/>
          <w:szCs w:val="20"/>
          <w:rtl w:val="0"/>
        </w:rPr>
        <w:t xml:space="preserve">čí</w:t>
      </w:r>
      <w:r w:rsidDel="00000000" w:rsidR="00000000" w:rsidRPr="00000000">
        <w:rPr>
          <w:rFonts w:ascii="Calibri" w:cs="Calibri" w:eastAsia="Calibri" w:hAnsi="Calibri"/>
          <w:sz w:val="20"/>
          <w:szCs w:val="20"/>
          <w:rtl w:val="0"/>
        </w:rPr>
        <w:t xml:space="preserve"> na tv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ho spole</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ka, kter</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je na KR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TKOU vzd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lenost od tebe,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 vůle a pokusit se ODRAZIT útok místo něj. ODRÁŽENÍ se řídí běžnými pravidly a počítá se jako jedna z tvých akcí v kole. Neodražený útok zasáhne původní cíl, ne tebe.</w:t>
      </w:r>
      <w:r w:rsidDel="00000000" w:rsidR="00000000" w:rsidRPr="00000000">
        <w:rPr>
          <w:rtl w:val="0"/>
        </w:rPr>
      </w:r>
    </w:p>
    <w:p w:rsidR="00000000" w:rsidDel="00000000" w:rsidP="00000000" w:rsidRDefault="00000000" w:rsidRPr="00000000" w14:paraId="00000164">
      <w:pPr>
        <w:numPr>
          <w:ilvl w:val="0"/>
          <w:numId w:val="6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Při ODRÁŽENÍ útoků můžeš okamžitě utratit bod vůle, aby se ODRÁŽENÍ nepočítalo do tvých akcí v kole. Můžeš to udělat i víckrát za kolo, dokud na to máš body vůle.</w:t>
      </w:r>
    </w:p>
    <w:p w:rsidR="00000000" w:rsidDel="00000000" w:rsidP="00000000" w:rsidRDefault="00000000" w:rsidRPr="00000000" w14:paraId="00000165">
      <w:pPr>
        <w:numPr>
          <w:ilvl w:val="0"/>
          <w:numId w:val="6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 úspěšném ODRAŽENÍ útoku můžeš zranění dál snížit utracením bodů vůle. Každý utracený bod sníží zranění o 1. O počtu utracených bodů musíš rozhodnout, ještě než si hodíš na zbroj.</w:t>
      </w:r>
    </w:p>
    <w:p w:rsidR="00000000" w:rsidDel="00000000" w:rsidP="00000000" w:rsidRDefault="00000000" w:rsidRPr="00000000" w14:paraId="00000166">
      <w:pPr>
        <w:jc w:val="center"/>
        <w:rPr>
          <w:b w:val="1"/>
          <w:bCs w:val="1"/>
          <w:sz w:val="20"/>
          <w:szCs w:val="20"/>
        </w:rPr>
      </w:pPr>
      <w:r w:rsidDel="00000000" w:rsidR="00000000" w:rsidRPr="00000000">
        <w:rPr>
          <w:rtl w:val="0"/>
        </w:rPr>
      </w:r>
    </w:p>
    <w:p w:rsidR="00000000" w:rsidDel="00000000" w:rsidP="00000000" w:rsidRDefault="00000000" w:rsidRPr="00000000" w14:paraId="00000167">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JEZDEC</w:t>
      </w:r>
      <w:r w:rsidDel="00000000" w:rsidR="00000000" w:rsidRPr="00000000">
        <w:rPr>
          <w:rFonts w:ascii="Calibri" w:cs="Calibri" w:eastAsia="Calibri" w:hAnsi="Calibri"/>
          <w:sz w:val="20"/>
          <w:szCs w:val="20"/>
          <w:rtl w:val="0"/>
        </w:rPr>
        <w:t xml:space="preserve"> – CESTA RYTÍŘE</w:t>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mistrem jízdního boje. Tenhle talent se dá použít, jenom když jedeš na zvířeti a nacházíš se v </w:t>
      </w:r>
      <w:r w:rsidDel="00000000" w:rsidR="00000000" w:rsidRPr="00000000">
        <w:rPr>
          <w:rFonts w:ascii="Calibri" w:cs="Calibri" w:eastAsia="Calibri" w:hAnsi="Calibri"/>
          <w:i w:val="1"/>
          <w:iCs w:val="1"/>
          <w:sz w:val="20"/>
          <w:szCs w:val="20"/>
          <w:rtl w:val="0"/>
        </w:rPr>
        <w:t xml:space="preserve">OTEVŘENÉ</w:t>
      </w:r>
      <w:r w:rsidDel="00000000" w:rsidR="00000000" w:rsidRPr="00000000">
        <w:rPr>
          <w:rFonts w:ascii="Calibri" w:cs="Calibri" w:eastAsia="Calibri" w:hAnsi="Calibri"/>
          <w:sz w:val="20"/>
          <w:szCs w:val="20"/>
          <w:rtl w:val="0"/>
        </w:rPr>
        <w:t xml:space="preserve"> bojové zóně </w:t>
      </w:r>
    </w:p>
    <w:p w:rsidR="00000000" w:rsidDel="00000000" w:rsidP="00000000" w:rsidRDefault="00000000" w:rsidRPr="00000000" w14:paraId="00000169">
      <w:pPr>
        <w:numPr>
          <w:ilvl w:val="0"/>
          <w:numId w:val="6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si b</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hem iniciativy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znout dal</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 karty a vybrat z nich tu nejlep</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umo</w:t>
      </w:r>
      <w:r w:rsidDel="00000000" w:rsidR="00000000" w:rsidRPr="00000000">
        <w:rPr>
          <w:sz w:val="20"/>
          <w:szCs w:val="20"/>
          <w:rtl w:val="0"/>
        </w:rPr>
        <w:t xml:space="preserve">žň</w:t>
      </w:r>
      <w:r w:rsidDel="00000000" w:rsidR="00000000" w:rsidRPr="00000000">
        <w:rPr>
          <w:rFonts w:ascii="Calibri" w:cs="Calibri" w:eastAsia="Calibri" w:hAnsi="Calibri"/>
          <w:sz w:val="20"/>
          <w:szCs w:val="20"/>
          <w:rtl w:val="0"/>
        </w:rPr>
        <w:t xml:space="preserve">uje 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znout si jednu kartu nav</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c. Zahozen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karty </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tedy ty, které si nevybereš – se zamíchají zpátky do balíčku a teprve potom tahají kartu ostatní. Tenhle talent se dá zkombinovat s talentem RYCHLOST BLESKU, takže si pak lízneš ještě víc karet</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6A">
      <w:pPr>
        <w:numPr>
          <w:ilvl w:val="0"/>
          <w:numId w:val="6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w:t>
      </w:r>
      <w:r w:rsidDel="00000000" w:rsidR="00000000" w:rsidRPr="00000000">
        <w:rPr>
          <w:rFonts w:ascii="Calibri" w:cs="Calibri" w:eastAsia="Calibri" w:hAnsi="Calibri"/>
          <w:sz w:val="20"/>
          <w:szCs w:val="20"/>
          <w:rtl w:val="0"/>
        </w:rPr>
        <w:t xml:space="preserve"> Na 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eti se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br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nit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tokům. Každý utracený bod vůle vyruší jeden protivníkův </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Calibri" w:cs="Calibri" w:eastAsia="Calibri" w:hAnsi="Calibri"/>
          <w:sz w:val="20"/>
          <w:szCs w:val="20"/>
          <w:rtl w:val="0"/>
        </w:rPr>
        <w:t xml:space="preserve">. Body vůle musíš utratit před hodem na zbroj.</w:t>
      </w:r>
      <w:r w:rsidDel="00000000" w:rsidR="00000000" w:rsidRPr="00000000">
        <w:rPr>
          <w:rtl w:val="0"/>
        </w:rPr>
      </w:r>
    </w:p>
    <w:p w:rsidR="00000000" w:rsidDel="00000000" w:rsidP="00000000" w:rsidRDefault="00000000" w:rsidRPr="00000000" w14:paraId="0000016B">
      <w:pPr>
        <w:numPr>
          <w:ilvl w:val="0"/>
          <w:numId w:val="6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sed</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na 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eti a zas</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tokem v boji zbl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zka,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navy</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ovat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Za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se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ýší</w:t>
      </w:r>
      <w:r w:rsidDel="00000000" w:rsidR="00000000" w:rsidRPr="00000000">
        <w:rPr>
          <w:rFonts w:ascii="Calibri" w:cs="Calibri" w:eastAsia="Calibri" w:hAnsi="Calibri"/>
          <w:sz w:val="20"/>
          <w:szCs w:val="20"/>
          <w:rtl w:val="0"/>
        </w:rPr>
        <w:t xml:space="preserve"> o 1. O počtu utracených bodů musíš rozhodnout ještě, než si nepřítel hodí na zbroj. Víš, jak vyrobit jedy jakéhokoliv typu</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6C">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JEZDEC</w:t>
      </w:r>
      <w:r w:rsidDel="00000000" w:rsidR="00000000" w:rsidRPr="00000000">
        <w:rPr>
          <w:rFonts w:ascii="Calibri" w:cs="Calibri" w:eastAsia="Calibri" w:hAnsi="Calibri"/>
          <w:sz w:val="20"/>
          <w:szCs w:val="20"/>
          <w:rtl w:val="0"/>
        </w:rPr>
        <w:t xml:space="preserve"> – CESTA SPOLEČNÍKA</w:t>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Tvůj kůň (nebo jiné jezdecké zvíře) je ti nejbližším přítelem i společníkem a dokáže ti pomoct v nesnázích.</w:t>
      </w:r>
    </w:p>
    <w:p w:rsidR="00000000" w:rsidDel="00000000" w:rsidP="00000000" w:rsidRDefault="00000000" w:rsidRPr="00000000" w14:paraId="0000016E">
      <w:pPr>
        <w:numPr>
          <w:ilvl w:val="0"/>
          <w:numId w:val="6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je tvoje postava vy</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azen</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(strana 107) a zaplatíš bod vůle, zůstane ti zvíře po boku a bude tě bránit. Zaútočí na každého protivníka, který se tě pokusí napadnout nebo tě odtáhnout.</w:t>
      </w:r>
      <w:r w:rsidDel="00000000" w:rsidR="00000000" w:rsidRPr="00000000">
        <w:rPr>
          <w:rtl w:val="0"/>
        </w:rPr>
      </w:r>
    </w:p>
    <w:p w:rsidR="00000000" w:rsidDel="00000000" w:rsidP="00000000" w:rsidRDefault="00000000" w:rsidRPr="00000000" w14:paraId="0000016F">
      <w:pPr>
        <w:numPr>
          <w:ilvl w:val="0"/>
          <w:numId w:val="6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je tvoje postava vy</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azen</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ti pom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 zase se postavit na nohy. Za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si m</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žeš obnovit jeden bod vlastnosti, která ti klesla na nulu. Tenhle účinek nemůžeš využít, když tvoje postava není vyřazená</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70">
      <w:pPr>
        <w:numPr>
          <w:ilvl w:val="0"/>
          <w:numId w:val="6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um</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kopat nep</w:t>
      </w:r>
      <w:r w:rsidDel="00000000" w:rsidR="00000000" w:rsidRPr="00000000">
        <w:rPr>
          <w:sz w:val="20"/>
          <w:szCs w:val="20"/>
          <w:rtl w:val="0"/>
        </w:rPr>
        <w:t xml:space="preserve">řá</w:t>
      </w:r>
      <w:r w:rsidDel="00000000" w:rsidR="00000000" w:rsidRPr="00000000">
        <w:rPr>
          <w:rFonts w:ascii="Calibri" w:cs="Calibri" w:eastAsia="Calibri" w:hAnsi="Calibri"/>
          <w:sz w:val="20"/>
          <w:szCs w:val="20"/>
          <w:rtl w:val="0"/>
        </w:rPr>
        <w:t xml:space="preserve">tele, i 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jsi v sedle. 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na tebe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ijde </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ada v kole a utrat</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za</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w:t>
      </w:r>
      <w:r w:rsidDel="00000000" w:rsidR="00000000" w:rsidRPr="00000000">
        <w:rPr>
          <w:sz w:val="20"/>
          <w:szCs w:val="20"/>
          <w:rtl w:val="0"/>
        </w:rPr>
        <w:t xml:space="preserve">čí</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nabl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zko spolu s tebou, hned po tvojí akci. Na útok zvířete se hází jako obvykle. Víš, jak vyrobit jedy jakéhokoliv typu</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71">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JEZDEC</w:t>
      </w:r>
      <w:r w:rsidDel="00000000" w:rsidR="00000000" w:rsidRPr="00000000">
        <w:rPr>
          <w:rFonts w:ascii="Calibri" w:cs="Calibri" w:eastAsia="Calibri" w:hAnsi="Calibri"/>
          <w:sz w:val="20"/>
          <w:szCs w:val="20"/>
          <w:rtl w:val="0"/>
        </w:rPr>
        <w:t xml:space="preserve"> – CESTA STEPI</w:t>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Tvoje jezdecké zvíře je rychlé jako vítr. </w:t>
      </w:r>
    </w:p>
    <w:p w:rsidR="00000000" w:rsidDel="00000000" w:rsidP="00000000" w:rsidRDefault="00000000" w:rsidRPr="00000000" w14:paraId="00000173">
      <w:pPr>
        <w:numPr>
          <w:ilvl w:val="0"/>
          <w:numId w:val="6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Za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 tv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jezdeck</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ujet v jednom </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tvrtdni (strana 145) o jeden hex v</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c. Plat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to pro otev</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ený terén. V náročném terénu musíš za další hex zaplatit dva body vůle.</w:t>
      </w:r>
      <w:r w:rsidDel="00000000" w:rsidR="00000000" w:rsidRPr="00000000">
        <w:rPr>
          <w:rtl w:val="0"/>
        </w:rPr>
      </w:r>
    </w:p>
    <w:p w:rsidR="00000000" w:rsidDel="00000000" w:rsidP="00000000" w:rsidRDefault="00000000" w:rsidRPr="00000000" w14:paraId="00000174">
      <w:pPr>
        <w:numPr>
          <w:ilvl w:val="0"/>
          <w:numId w:val="6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sed</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na 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eti,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uniknout z boje bez h</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zen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kostkami (strana 89). Po</w:t>
      </w:r>
      <w:r w:rsidDel="00000000" w:rsidR="00000000" w:rsidRPr="00000000">
        <w:rPr>
          <w:sz w:val="20"/>
          <w:szCs w:val="20"/>
          <w:rtl w:val="0"/>
        </w:rPr>
        <w:t xml:space="preserve">řá</w:t>
      </w:r>
      <w:r w:rsidDel="00000000" w:rsidR="00000000" w:rsidRPr="00000000">
        <w:rPr>
          <w:rFonts w:ascii="Calibri" w:cs="Calibri" w:eastAsia="Calibri" w:hAnsi="Calibri"/>
          <w:sz w:val="20"/>
          <w:szCs w:val="20"/>
          <w:rtl w:val="0"/>
        </w:rPr>
        <w:t xml:space="preserve">d plat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echna ostatn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omezen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175">
      <w:pPr>
        <w:numPr>
          <w:ilvl w:val="0"/>
          <w:numId w:val="6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Na kr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tkou dobu 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své zvíře přimět k běhu závratnou rychlostí. Každý utracený bod vůle zvýší pohyblivost zvířete (strana 115) o jeden stupeň, ale jen na jedno kolo.</w:t>
      </w:r>
      <w:r w:rsidDel="00000000" w:rsidR="00000000" w:rsidRPr="00000000">
        <w:rPr>
          <w:rtl w:val="0"/>
        </w:rPr>
      </w:r>
    </w:p>
    <w:p w:rsidR="00000000" w:rsidDel="00000000" w:rsidP="00000000" w:rsidRDefault="00000000" w:rsidRPr="00000000" w14:paraId="00000176">
      <w:pPr>
        <w:jc w:val="left"/>
        <w:rPr>
          <w:b w:val="1"/>
          <w:bCs w:val="1"/>
          <w:sz w:val="20"/>
          <w:szCs w:val="20"/>
        </w:rPr>
      </w:pPr>
      <w:r w:rsidDel="00000000" w:rsidR="00000000" w:rsidRPr="00000000">
        <w:rPr>
          <w:rtl w:val="0"/>
        </w:rPr>
      </w:r>
    </w:p>
    <w:p w:rsidR="00000000" w:rsidDel="00000000" w:rsidP="00000000" w:rsidRDefault="00000000" w:rsidRPr="00000000" w14:paraId="00000177">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KUPEC</w:t>
      </w:r>
      <w:r w:rsidDel="00000000" w:rsidR="00000000" w:rsidRPr="00000000">
        <w:rPr>
          <w:rFonts w:ascii="Calibri" w:cs="Calibri" w:eastAsia="Calibri" w:hAnsi="Calibri"/>
          <w:sz w:val="20"/>
          <w:szCs w:val="20"/>
          <w:rtl w:val="0"/>
        </w:rPr>
        <w:t xml:space="preserve"> – CESTA LŽÍ</w:t>
      </w:r>
    </w:p>
    <w:p w:rsidR="00000000" w:rsidDel="00000000" w:rsidP="00000000" w:rsidRDefault="00000000" w:rsidRPr="00000000" w14:paraId="000001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zkušený lhář. Jednak umíš lži prohlédnout, jednak dokážeš lhát, aniž by tě někdo odhalil.</w:t>
      </w:r>
    </w:p>
    <w:p w:rsidR="00000000" w:rsidDel="00000000" w:rsidP="00000000" w:rsidRDefault="00000000" w:rsidRPr="00000000" w14:paraId="00000179">
      <w:pPr>
        <w:numPr>
          <w:ilvl w:val="0"/>
          <w:numId w:val="7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Když při rozhovoru s nehráčskou postavou utratíš bod vůle, musí ti Vypravěč prozradit, jestli postava lže, nebo mluví pravdu. Nemusí ale říkat, o čem konkrétně lže</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7A">
      <w:pPr>
        <w:numPr>
          <w:ilvl w:val="0"/>
          <w:numId w:val="7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MANIPULOV</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automaticky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a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nehr</w:t>
      </w:r>
      <w:r w:rsidDel="00000000" w:rsidR="00000000" w:rsidRPr="00000000">
        <w:rPr>
          <w:sz w:val="20"/>
          <w:szCs w:val="20"/>
          <w:rtl w:val="0"/>
        </w:rPr>
        <w:t xml:space="preserve">áč</w:t>
      </w:r>
      <w:r w:rsidDel="00000000" w:rsidR="00000000" w:rsidRPr="00000000">
        <w:rPr>
          <w:rFonts w:ascii="Calibri" w:cs="Calibri" w:eastAsia="Calibri" w:hAnsi="Calibri"/>
          <w:sz w:val="20"/>
          <w:szCs w:val="20"/>
          <w:rtl w:val="0"/>
        </w:rPr>
        <w:t xml:space="preserve">skou postavu, aby ti uvěřila (bez ohledu na to, jestli mluvíš pravdu, nebo ne). Můžeš si napřed hodit a talent použít, teprve když neuspěješ.</w:t>
      </w:r>
      <w:r w:rsidDel="00000000" w:rsidR="00000000" w:rsidRPr="00000000">
        <w:rPr>
          <w:rtl w:val="0"/>
        </w:rPr>
      </w:r>
    </w:p>
    <w:p w:rsidR="00000000" w:rsidDel="00000000" w:rsidP="00000000" w:rsidRDefault="00000000" w:rsidRPr="00000000" w14:paraId="0000017B">
      <w:pPr>
        <w:numPr>
          <w:ilvl w:val="0"/>
          <w:numId w:val="7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v MANIPULACI,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aby po tob</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zmanipulovan</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osoba nemohla nic cht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t (strana 99). Soupeř zároveň ztrácí možnost na tebe zaútočit. Pořád po něm ale musíš chtít něco rozumného – což posoudí Vypravěč.</w:t>
      </w:r>
      <w:r w:rsidDel="00000000" w:rsidR="00000000" w:rsidRPr="00000000">
        <w:rPr>
          <w:rtl w:val="0"/>
        </w:rPr>
      </w:r>
    </w:p>
    <w:p w:rsidR="00000000" w:rsidDel="00000000" w:rsidP="00000000" w:rsidRDefault="00000000" w:rsidRPr="00000000" w14:paraId="0000017C">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KUPEC</w:t>
      </w:r>
      <w:r w:rsidDel="00000000" w:rsidR="00000000" w:rsidRPr="00000000">
        <w:rPr>
          <w:rFonts w:ascii="Calibri" w:cs="Calibri" w:eastAsia="Calibri" w:hAnsi="Calibri"/>
          <w:sz w:val="20"/>
          <w:szCs w:val="20"/>
          <w:rtl w:val="0"/>
        </w:rPr>
        <w:t xml:space="preserve"> – CESTA MNOHA VĚCÍ</w:t>
      </w:r>
    </w:p>
    <w:p w:rsidR="00000000" w:rsidDel="00000000" w:rsidP="00000000" w:rsidRDefault="00000000" w:rsidRPr="00000000" w14:paraId="000001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Nosíš s sebou tlumok obsahující zdánlivě nevyčerpatelnou zásobu různých serepetiček a udělátek. Tlumok je TĚŽKÝ předmět.</w:t>
      </w:r>
    </w:p>
    <w:p w:rsidR="00000000" w:rsidDel="00000000" w:rsidP="00000000" w:rsidRDefault="00000000" w:rsidRPr="00000000" w14:paraId="000001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Poznámka: Když o tlumok přijdeš, nemůžeš tenhle talent používat, dokud si nepořídíš nový za utracení jednoho bodu vůle a 2k6 stříbrňáků.</w:t>
      </w:r>
    </w:p>
    <w:p w:rsidR="00000000" w:rsidDel="00000000" w:rsidP="00000000" w:rsidRDefault="00000000" w:rsidRPr="00000000" w14:paraId="0000017F">
      <w:pPr>
        <w:numPr>
          <w:ilvl w:val="0"/>
          <w:numId w:val="9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v tlumoku naj</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t v</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cem</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cokoli ze seznamu zboží (strana 182). Nesmí jít o </w:t>
      </w:r>
      <w:r w:rsidDel="00000000" w:rsidR="00000000" w:rsidRPr="00000000">
        <w:rPr>
          <w:rFonts w:ascii="Calibri" w:cs="Calibri" w:eastAsia="Calibri" w:hAnsi="Calibri"/>
          <w:b w:val="1"/>
          <w:bCs w:val="1"/>
          <w:sz w:val="20"/>
          <w:szCs w:val="20"/>
          <w:rtl w:val="0"/>
        </w:rPr>
        <w:t xml:space="preserve">TĚŽKÝ</w:t>
      </w:r>
      <w:r w:rsidDel="00000000" w:rsidR="00000000" w:rsidRPr="00000000">
        <w:rPr>
          <w:rFonts w:ascii="Calibri" w:cs="Calibri" w:eastAsia="Calibri" w:hAnsi="Calibri"/>
          <w:sz w:val="20"/>
          <w:szCs w:val="20"/>
          <w:rtl w:val="0"/>
        </w:rPr>
        <w:t xml:space="preserve"> předmět a nesmí být dražší než 1 stříbrný za každý utracený bod vůle.</w:t>
      </w:r>
      <w:r w:rsidDel="00000000" w:rsidR="00000000" w:rsidRPr="00000000">
        <w:rPr>
          <w:rtl w:val="0"/>
        </w:rPr>
      </w:r>
    </w:p>
    <w:p w:rsidR="00000000" w:rsidDel="00000000" w:rsidP="00000000" w:rsidRDefault="00000000" w:rsidRPr="00000000" w14:paraId="00000180">
      <w:pPr>
        <w:numPr>
          <w:ilvl w:val="0"/>
          <w:numId w:val="9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1. stupe</w:t>
      </w:r>
      <w:r w:rsidDel="00000000" w:rsidR="00000000" w:rsidRPr="00000000">
        <w:rPr>
          <w:sz w:val="20"/>
          <w:szCs w:val="20"/>
          <w:rtl w:val="0"/>
        </w:rPr>
        <w:t xml:space="preserve">ň</w:t>
      </w:r>
      <w:r w:rsidDel="00000000" w:rsidR="00000000" w:rsidRPr="00000000">
        <w:rPr>
          <w:rFonts w:ascii="Calibri" w:cs="Calibri" w:eastAsia="Calibri" w:hAnsi="Calibri"/>
          <w:sz w:val="20"/>
          <w:szCs w:val="20"/>
          <w:rtl w:val="0"/>
        </w:rPr>
        <w:t xml:space="preserve">, ale nav</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c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v tlumoku nach</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zet i zbraně (z tabulky zbraní).</w:t>
      </w:r>
      <w:r w:rsidDel="00000000" w:rsidR="00000000" w:rsidRPr="00000000">
        <w:rPr>
          <w:rtl w:val="0"/>
        </w:rPr>
      </w:r>
    </w:p>
    <w:p w:rsidR="00000000" w:rsidDel="00000000" w:rsidP="00000000" w:rsidRDefault="00000000" w:rsidRPr="00000000" w14:paraId="00000181">
      <w:pPr>
        <w:numPr>
          <w:ilvl w:val="0"/>
          <w:numId w:val="9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2. stupe</w:t>
      </w:r>
      <w:r w:rsidDel="00000000" w:rsidR="00000000" w:rsidRPr="00000000">
        <w:rPr>
          <w:sz w:val="20"/>
          <w:szCs w:val="20"/>
          <w:rtl w:val="0"/>
        </w:rPr>
        <w:t xml:space="preserve">ň</w:t>
      </w:r>
      <w:r w:rsidDel="00000000" w:rsidR="00000000" w:rsidRPr="00000000">
        <w:rPr>
          <w:rFonts w:ascii="Calibri" w:cs="Calibri" w:eastAsia="Calibri" w:hAnsi="Calibri"/>
          <w:sz w:val="20"/>
          <w:szCs w:val="20"/>
          <w:rtl w:val="0"/>
        </w:rPr>
        <w:t xml:space="preserve">, ale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 st</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t 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1 zlat</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za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w:t>
      </w:r>
      <w:r w:rsidDel="00000000" w:rsidR="00000000" w:rsidRPr="00000000">
        <w:rPr>
          <w:rtl w:val="0"/>
        </w:rPr>
      </w:r>
    </w:p>
    <w:p w:rsidR="00000000" w:rsidDel="00000000" w:rsidP="00000000" w:rsidRDefault="00000000" w:rsidRPr="00000000" w14:paraId="00000182">
      <w:pPr>
        <w:jc w:val="center"/>
        <w:rPr>
          <w:sz w:val="20"/>
          <w:szCs w:val="20"/>
        </w:rPr>
      </w:pPr>
      <w:r w:rsidDel="00000000" w:rsidR="00000000" w:rsidRPr="00000000">
        <w:rPr>
          <w:b w:val="1"/>
          <w:bCs w:val="1"/>
          <w:sz w:val="20"/>
          <w:szCs w:val="20"/>
          <w:rtl w:val="0"/>
        </w:rPr>
        <w:t xml:space="preserve">KUPE</w:t>
      </w:r>
      <w:sdt>
        <w:sdtPr>
          <w:id w:val="236670461"/>
          <w:tag w:val="goog_rdk_0"/>
        </w:sdtPr>
        <w:sdtContent>
          <w:ins w:author="Marek Timko" w:id="0" w:date="2026-10-05T18:47:08Z">
            <w:r w:rsidDel="00000000" w:rsidR="00000000" w:rsidRPr="00000000">
              <w:rPr>
                <w:b w:val="1"/>
                <w:bCs w:val="1"/>
                <w:sz w:val="20"/>
                <w:szCs w:val="20"/>
                <w:rtl w:val="0"/>
              </w:rPr>
              <w:t xml:space="preserve">C</w:t>
            </w:r>
          </w:ins>
        </w:sdtContent>
      </w:sdt>
      <w:sdt>
        <w:sdtPr>
          <w:id w:val="-293038171"/>
          <w:tag w:val="goog_rdk_1"/>
        </w:sdtPr>
        <w:sdtContent>
          <w:del w:author="Marek Timko" w:id="0" w:date="2026-10-05T18:47:08Z">
            <w:r w:rsidDel="00000000" w:rsidR="00000000" w:rsidRPr="00000000">
              <w:rPr>
                <w:b w:val="1"/>
                <w:bCs w:val="1"/>
                <w:sz w:val="20"/>
                <w:szCs w:val="20"/>
                <w:rtl w:val="0"/>
              </w:rPr>
              <w:delText xml:space="preserve">R</w:delText>
            </w:r>
          </w:del>
        </w:sdtContent>
      </w:sdt>
      <w:r w:rsidDel="00000000" w:rsidR="00000000" w:rsidRPr="00000000">
        <w:rPr>
          <w:sz w:val="20"/>
          <w:szCs w:val="20"/>
          <w:rtl w:val="0"/>
        </w:rPr>
        <w:t xml:space="preserve">– CESTA POKLADU</w:t>
      </w:r>
    </w:p>
    <w:p w:rsidR="00000000" w:rsidDel="00000000" w:rsidP="00000000" w:rsidRDefault="00000000" w:rsidRPr="00000000" w14:paraId="00000183">
      <w:pPr>
        <w:rPr>
          <w:sz w:val="20"/>
          <w:szCs w:val="20"/>
        </w:rPr>
      </w:pPr>
      <w:r w:rsidDel="00000000" w:rsidR="00000000" w:rsidRPr="00000000">
        <w:rPr>
          <w:sz w:val="20"/>
          <w:szCs w:val="20"/>
          <w:rtl w:val="0"/>
        </w:rPr>
        <w:t xml:space="preserve">Jsi skvělý vyjednavač a máš neomylnou schopnost vyčuchat šperky a zlato. </w:t>
      </w:r>
    </w:p>
    <w:p w:rsidR="00000000" w:rsidDel="00000000" w:rsidP="00000000" w:rsidRDefault="00000000" w:rsidRPr="00000000" w14:paraId="00000184">
      <w:pPr>
        <w:numPr>
          <w:ilvl w:val="0"/>
          <w:numId w:val="93"/>
        </w:numPr>
        <w:spacing w:after="0" w:lineRule="auto"/>
        <w:ind w:left="720" w:hanging="360"/>
        <w:rPr>
          <w:sz w:val="20"/>
          <w:szCs w:val="20"/>
        </w:rPr>
      </w:pPr>
      <w:r w:rsidDel="00000000" w:rsidR="00000000" w:rsidRPr="00000000">
        <w:rPr>
          <w:sz w:val="20"/>
          <w:szCs w:val="20"/>
          <w:rtl w:val="0"/>
        </w:rPr>
        <w:t xml:space="preserve">Při nákupu nějakého předmětu můžeš utracením bodů vůle automaticky usmlouvat cenu. Cena se sníží o jednu pětinu za každý utracený bod vůle. Maximálně můžeš utratit 4 body vůle, čímž cenu snížíš na jednu pětinu.</w:t>
      </w:r>
    </w:p>
    <w:p w:rsidR="00000000" w:rsidDel="00000000" w:rsidP="00000000" w:rsidRDefault="00000000" w:rsidRPr="00000000" w14:paraId="00000185">
      <w:pPr>
        <w:numPr>
          <w:ilvl w:val="0"/>
          <w:numId w:val="93"/>
        </w:numPr>
        <w:spacing w:after="0" w:afterAutospacing="0"/>
        <w:ind w:left="720" w:hanging="360"/>
        <w:rPr>
          <w:sz w:val="20"/>
          <w:szCs w:val="20"/>
          <w:u w:val="none"/>
        </w:rPr>
      </w:pPr>
      <w:r w:rsidDel="00000000" w:rsidR="00000000" w:rsidRPr="00000000">
        <w:rPr>
          <w:sz w:val="20"/>
          <w:szCs w:val="20"/>
          <w:rtl w:val="0"/>
        </w:rPr>
        <w:t xml:space="preserve">Utracením jednoho bodu vůle automaticky uspěješ při hodu na dostupnost (strana 179) pro neobvyklý předmět. Za dva body vůle pro vzácný předmět. Můžeš si napřed hodit a body případně utratit, teprve když neuspěješ. </w:t>
      </w:r>
      <w:r w:rsidDel="00000000" w:rsidR="00000000" w:rsidRPr="00000000">
        <w:rPr>
          <w:sz w:val="16"/>
          <w:szCs w:val="16"/>
          <w:rtl w:val="0"/>
        </w:rPr>
        <w:t xml:space="preserve">(</w:t>
      </w:r>
      <w:r w:rsidDel="00000000" w:rsidR="00000000" w:rsidRPr="00000000">
        <w:rPr>
          <w:i w:val="1"/>
          <w:iCs w:val="1"/>
          <w:sz w:val="16"/>
          <w:szCs w:val="16"/>
          <w:rtl w:val="0"/>
        </w:rPr>
        <w:t xml:space="preserve">NEOBVYKLÝ: Hoď si k6. Při hodu 4 nebo víc je k mání k6 jednotek nebo kusů. Každý týden je možné hodit znova. VZÁCNÝ: Hoď si k6. Při hodu 6 je k mání jedna</w:t>
      </w:r>
      <w:r w:rsidDel="00000000" w:rsidR="00000000" w:rsidRPr="00000000">
        <w:rPr>
          <w:sz w:val="16"/>
          <w:szCs w:val="16"/>
          <w:rtl w:val="0"/>
        </w:rPr>
        <w:t xml:space="preserve">)</w:t>
      </w:r>
    </w:p>
    <w:p w:rsidR="00000000" w:rsidDel="00000000" w:rsidP="00000000" w:rsidRDefault="00000000" w:rsidRPr="00000000" w14:paraId="00000186">
      <w:pPr>
        <w:numPr>
          <w:ilvl w:val="0"/>
          <w:numId w:val="93"/>
        </w:numPr>
        <w:ind w:left="720" w:hanging="360"/>
        <w:rPr>
          <w:sz w:val="20"/>
          <w:szCs w:val="20"/>
          <w:u w:val="none"/>
        </w:rPr>
      </w:pPr>
      <w:r w:rsidDel="00000000" w:rsidR="00000000" w:rsidRPr="00000000">
        <w:rPr>
          <w:sz w:val="20"/>
          <w:szCs w:val="20"/>
          <w:rtl w:val="0"/>
        </w:rPr>
        <w:t xml:space="preserve">Když prohledáváš místnost, můžeš v ní utracením bodu vůle najít všechny tajné dveře a skryté poklady.</w:t>
      </w:r>
    </w:p>
    <w:p w:rsidR="00000000" w:rsidDel="00000000" w:rsidP="00000000" w:rsidRDefault="00000000" w:rsidRPr="00000000" w14:paraId="00000187">
      <w:pPr>
        <w:jc w:val="center"/>
        <w:rPr>
          <w:b w:val="1"/>
          <w:bCs w:val="1"/>
          <w:sz w:val="20"/>
          <w:szCs w:val="20"/>
        </w:rPr>
      </w:pPr>
      <w:r w:rsidDel="00000000" w:rsidR="00000000" w:rsidRPr="00000000">
        <w:rPr>
          <w:rtl w:val="0"/>
        </w:rPr>
      </w:r>
    </w:p>
    <w:p w:rsidR="00000000" w:rsidDel="00000000" w:rsidP="00000000" w:rsidRDefault="00000000" w:rsidRPr="00000000" w14:paraId="00000188">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LOVEC</w:t>
      </w:r>
      <w:r w:rsidDel="00000000" w:rsidR="00000000" w:rsidRPr="00000000">
        <w:rPr>
          <w:rFonts w:ascii="Calibri" w:cs="Calibri" w:eastAsia="Calibri" w:hAnsi="Calibri"/>
          <w:sz w:val="20"/>
          <w:szCs w:val="20"/>
          <w:rtl w:val="0"/>
        </w:rPr>
        <w:t xml:space="preserve"> – CESTA HVOZDU</w:t>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Umíš přežít v divočině jako nikdo jiný. Víc o cestování se dočteš v kapitole 7 (Cestování). </w:t>
      </w:r>
    </w:p>
    <w:p w:rsidR="00000000" w:rsidDel="00000000" w:rsidP="00000000" w:rsidRDefault="00000000" w:rsidRPr="00000000" w14:paraId="0000018A">
      <w:pPr>
        <w:numPr>
          <w:ilvl w:val="0"/>
          <w:numId w:val="7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HLED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POTRAVY,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LOVU nebo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UD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V</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SM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RU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 vůle a automaticky uspět. Můžeš si napřed hodit a bod vůle případně utratit, teprve když neuspěješ</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8B">
      <w:pPr>
        <w:numPr>
          <w:ilvl w:val="0"/>
          <w:numId w:val="7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hodu na odol</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v</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zim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(strana 111)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automaticky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si nap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 hodit a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p</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padn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utratit, teprve když neuspěješ.</w:t>
      </w:r>
      <w:r w:rsidDel="00000000" w:rsidR="00000000" w:rsidRPr="00000000">
        <w:rPr>
          <w:rtl w:val="0"/>
        </w:rPr>
      </w:r>
    </w:p>
    <w:p w:rsidR="00000000" w:rsidDel="00000000" w:rsidP="00000000" w:rsidRDefault="00000000" w:rsidRPr="00000000" w14:paraId="0000018C">
      <w:pPr>
        <w:numPr>
          <w:ilvl w:val="0"/>
          <w:numId w:val="7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utrat</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nemus</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jeden cel</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den j</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st ani p</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t</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8D">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LOVEC</w:t>
      </w:r>
      <w:r w:rsidDel="00000000" w:rsidR="00000000" w:rsidRPr="00000000">
        <w:rPr>
          <w:rFonts w:ascii="Calibri" w:cs="Calibri" w:eastAsia="Calibri" w:hAnsi="Calibri"/>
          <w:sz w:val="20"/>
          <w:szCs w:val="20"/>
          <w:rtl w:val="0"/>
        </w:rPr>
        <w:t xml:space="preserve"> – CESTA ŠELMY</w:t>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Máš věrného zvířecího společníka. Typ zvířete si libovolně vyber z tabulky v Příručce Vypravěče na straně 126 a potom svého společníka pojmenuj. Nemůžeš si vzít jezdecké zvíře.</w:t>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Poznámka</w:t>
      </w:r>
      <w:r w:rsidDel="00000000" w:rsidR="00000000" w:rsidRPr="00000000">
        <w:rPr>
          <w:rFonts w:ascii="Calibri" w:cs="Calibri" w:eastAsia="Calibri" w:hAnsi="Calibri"/>
          <w:sz w:val="20"/>
          <w:szCs w:val="20"/>
          <w:rtl w:val="0"/>
        </w:rPr>
        <w:t xml:space="preserve">: Zvíře se dokáže samo bránit, když na něj někdo zaútočí, ale jestli ho chceš aktivně vyslat do boje, potřebuješ 3. stupeň talentu. Když zemře, můžeš si ochočit nové (strana 58) a z něj si pak udělat nového společníka. Původní stupeň talentu CESTA ŠELMY ti zůstane. </w:t>
      </w:r>
    </w:p>
    <w:p w:rsidR="00000000" w:rsidDel="00000000" w:rsidP="00000000" w:rsidRDefault="00000000" w:rsidRPr="00000000" w14:paraId="00000190">
      <w:pPr>
        <w:numPr>
          <w:ilvl w:val="0"/>
          <w:numId w:val="7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ti um</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d</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lat pr</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zkumn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ka.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ho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poslat na obhl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dku nedalek</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ho m</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sta. Pokud 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odhal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jakou hrozbu, varuje t</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 n</w:t>
      </w:r>
      <w:r w:rsidDel="00000000" w:rsidR="00000000" w:rsidRPr="00000000">
        <w:rPr>
          <w:sz w:val="20"/>
          <w:szCs w:val="20"/>
          <w:rtl w:val="0"/>
        </w:rPr>
        <w:t xml:space="preserve">í</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91">
      <w:pPr>
        <w:numPr>
          <w:ilvl w:val="0"/>
          <w:numId w:val="7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ti 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 pomoct, 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je tvoje postava vy</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azen</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(strana 107). Za každý utracený bod vůle si můžeš obnovit jeden bod vlastnosti, která ti klesla na nulu. Tenhle účinek se nedá využít, když tvoje postava není vyřazená.</w:t>
      </w:r>
      <w:r w:rsidDel="00000000" w:rsidR="00000000" w:rsidRPr="00000000">
        <w:rPr>
          <w:rtl w:val="0"/>
        </w:rPr>
      </w:r>
    </w:p>
    <w:p w:rsidR="00000000" w:rsidDel="00000000" w:rsidP="00000000" w:rsidRDefault="00000000" w:rsidRPr="00000000" w14:paraId="00000192">
      <w:pPr>
        <w:numPr>
          <w:ilvl w:val="0"/>
          <w:numId w:val="7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Zv</w:t>
      </w:r>
      <w:r w:rsidDel="00000000" w:rsidR="00000000" w:rsidRPr="00000000">
        <w:rPr>
          <w:sz w:val="20"/>
          <w:szCs w:val="20"/>
          <w:rtl w:val="0"/>
        </w:rPr>
        <w:t xml:space="preserve">íř</w:t>
      </w:r>
      <w:r w:rsidDel="00000000" w:rsidR="00000000" w:rsidRPr="00000000">
        <w:rPr>
          <w:rFonts w:ascii="Calibri" w:cs="Calibri" w:eastAsia="Calibri" w:hAnsi="Calibri"/>
          <w:sz w:val="20"/>
          <w:szCs w:val="20"/>
          <w:rtl w:val="0"/>
        </w:rPr>
        <w:t xml:space="preserve">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vyslat do boje. 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utrat</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ve chv</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li, kdy na tebe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ijde </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ada v boji, bude zvíře bojovat po tvém boku a řídit se tvými příkazy po dobu jednoho kola – a podle tvojí iniciativy. Na jeho útoky házej normálně.</w:t>
      </w:r>
      <w:r w:rsidDel="00000000" w:rsidR="00000000" w:rsidRPr="00000000">
        <w:rPr>
          <w:rtl w:val="0"/>
        </w:rPr>
      </w:r>
    </w:p>
    <w:p w:rsidR="00000000" w:rsidDel="00000000" w:rsidP="00000000" w:rsidRDefault="00000000" w:rsidRPr="00000000" w14:paraId="00000193">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LOVEC</w:t>
      </w:r>
      <w:r w:rsidDel="00000000" w:rsidR="00000000" w:rsidRPr="00000000">
        <w:rPr>
          <w:rFonts w:ascii="Calibri" w:cs="Calibri" w:eastAsia="Calibri" w:hAnsi="Calibri"/>
          <w:sz w:val="20"/>
          <w:szCs w:val="20"/>
          <w:rtl w:val="0"/>
        </w:rPr>
        <w:t xml:space="preserve"> – CESTA ŠÍPU</w:t>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mistrný lukostřelec a střílíš šípy, jako by byly ovládané myšlenkou.</w:t>
      </w:r>
    </w:p>
    <w:p w:rsidR="00000000" w:rsidDel="00000000" w:rsidP="00000000" w:rsidRDefault="00000000" w:rsidRPr="00000000" w14:paraId="00000195">
      <w:pPr>
        <w:numPr>
          <w:ilvl w:val="0"/>
          <w:numId w:val="7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zas</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hneš útokem střelnou zbraní, můžeš utracením bodu vůle najít skulinu v nepřítelově zbroji nebo přirozené zbroji. Zbroj pak před tvým útokem nijak nechrání.</w:t>
      </w:r>
      <w:r w:rsidDel="00000000" w:rsidR="00000000" w:rsidRPr="00000000">
        <w:rPr>
          <w:rtl w:val="0"/>
        </w:rPr>
      </w:r>
    </w:p>
    <w:p w:rsidR="00000000" w:rsidDel="00000000" w:rsidP="00000000" w:rsidRDefault="00000000" w:rsidRPr="00000000" w14:paraId="00000196">
      <w:pPr>
        <w:numPr>
          <w:ilvl w:val="0"/>
          <w:numId w:val="7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Jakmile ve sv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m kole spot</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ebuje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echny svoje akce,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okam</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itě provést další útok střelnou zbraní. Zbraň v tu chvíli ale už musí být PŘIPRAVENÁ. Můžeš to udělat jenom jednou za kolo.</w:t>
      </w:r>
      <w:r w:rsidDel="00000000" w:rsidR="00000000" w:rsidRPr="00000000">
        <w:rPr>
          <w:rtl w:val="0"/>
        </w:rPr>
      </w:r>
    </w:p>
    <w:p w:rsidR="00000000" w:rsidDel="00000000" w:rsidP="00000000" w:rsidRDefault="00000000" w:rsidRPr="00000000" w14:paraId="00000197">
      <w:pPr>
        <w:numPr>
          <w:ilvl w:val="0"/>
          <w:numId w:val="7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zas</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st</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elbou,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navy</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ovat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Za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se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ýší</w:t>
      </w:r>
      <w:r w:rsidDel="00000000" w:rsidR="00000000" w:rsidRPr="00000000">
        <w:rPr>
          <w:rFonts w:ascii="Calibri" w:cs="Calibri" w:eastAsia="Calibri" w:hAnsi="Calibri"/>
          <w:sz w:val="20"/>
          <w:szCs w:val="20"/>
          <w:rtl w:val="0"/>
        </w:rPr>
        <w:t xml:space="preserve"> o 1. O po</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tu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ch bodů musíš rozhodnout ještě, než si nepřítel hodí na zbroj.</w:t>
      </w:r>
      <w:r w:rsidDel="00000000" w:rsidR="00000000" w:rsidRPr="00000000">
        <w:rPr>
          <w:rtl w:val="0"/>
        </w:rPr>
      </w:r>
    </w:p>
    <w:p w:rsidR="00000000" w:rsidDel="00000000" w:rsidP="00000000" w:rsidRDefault="00000000" w:rsidRPr="00000000" w14:paraId="00000198">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LUPIČ</w:t>
      </w:r>
      <w:r w:rsidDel="00000000" w:rsidR="00000000" w:rsidRPr="00000000">
        <w:rPr>
          <w:rFonts w:ascii="Calibri" w:cs="Calibri" w:eastAsia="Calibri" w:hAnsi="Calibri"/>
          <w:sz w:val="20"/>
          <w:szCs w:val="20"/>
          <w:rtl w:val="0"/>
        </w:rPr>
        <w:t xml:space="preserve">– CESTA AKROBACIE</w:t>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mimořádně přizpůsobivý a umíš se dostat z míst, odkud ostatní nedokáží. </w:t>
      </w:r>
    </w:p>
    <w:p w:rsidR="00000000" w:rsidDel="00000000" w:rsidP="00000000" w:rsidRDefault="00000000" w:rsidRPr="00000000" w14:paraId="0000019A">
      <w:pPr>
        <w:numPr>
          <w:ilvl w:val="0"/>
          <w:numId w:val="8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Pokud pou</w:t>
      </w:r>
      <w:r w:rsidDel="00000000" w:rsidR="00000000" w:rsidRPr="00000000">
        <w:rPr>
          <w:sz w:val="20"/>
          <w:szCs w:val="20"/>
          <w:rtl w:val="0"/>
        </w:rPr>
        <w:t xml:space="preserve">ží</w:t>
      </w:r>
      <w:r w:rsidDel="00000000" w:rsidR="00000000" w:rsidRPr="00000000">
        <w:rPr>
          <w:rFonts w:ascii="Calibri" w:cs="Calibri" w:eastAsia="Calibri" w:hAnsi="Calibri"/>
          <w:sz w:val="20"/>
          <w:szCs w:val="20"/>
          <w:rtl w:val="0"/>
        </w:rPr>
        <w:t xml:space="preserve">v</w:t>
      </w:r>
      <w:r w:rsidDel="00000000" w:rsidR="00000000" w:rsidRPr="00000000">
        <w:rPr>
          <w:sz w:val="20"/>
          <w:szCs w:val="20"/>
          <w:rtl w:val="0"/>
        </w:rPr>
        <w:t xml:space="preserve">áš</w:t>
      </w:r>
      <w:r w:rsidDel="00000000" w:rsidR="00000000" w:rsidRPr="00000000">
        <w:rPr>
          <w:rFonts w:ascii="Calibri" w:cs="Calibri" w:eastAsia="Calibri" w:hAnsi="Calibri"/>
          <w:sz w:val="20"/>
          <w:szCs w:val="20"/>
          <w:rtl w:val="0"/>
        </w:rPr>
        <w:t xml:space="preserve"> vybaven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jako pom</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cku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hodech na Mr</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tnost, utra</w:t>
      </w:r>
      <w:r w:rsidDel="00000000" w:rsidR="00000000" w:rsidRPr="00000000">
        <w:rPr>
          <w:sz w:val="20"/>
          <w:szCs w:val="20"/>
          <w:rtl w:val="0"/>
        </w:rPr>
        <w:t xml:space="preserve">ť</w:t>
      </w:r>
      <w:r w:rsidDel="00000000" w:rsidR="00000000" w:rsidRPr="00000000">
        <w:rPr>
          <w:rFonts w:ascii="Calibri" w:cs="Calibri" w:eastAsia="Calibri" w:hAnsi="Calibri"/>
          <w:sz w:val="20"/>
          <w:szCs w:val="20"/>
          <w:rtl w:val="0"/>
        </w:rPr>
        <w:t xml:space="preserve">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idej kostku k8 k jak</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koliv pou</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it</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kostce vybaven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Toto neplat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pro hod na Mr</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tnost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ovl</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kon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nebo </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zen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vozidel</w:t>
      </w:r>
      <w:r w:rsidDel="00000000" w:rsidR="00000000" w:rsidRPr="00000000">
        <w:rPr>
          <w:rtl w:val="0"/>
        </w:rPr>
      </w:r>
    </w:p>
    <w:p w:rsidR="00000000" w:rsidDel="00000000" w:rsidP="00000000" w:rsidRDefault="00000000" w:rsidRPr="00000000" w14:paraId="0000019B">
      <w:pPr>
        <w:numPr>
          <w:ilvl w:val="0"/>
          <w:numId w:val="8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Utrať 1 bod vůle, aby ses dostal z jakýchkoliv pout nebo se protáhl skrz i nejmenší otvor až do šířky několika palců.</w:t>
      </w:r>
      <w:r w:rsidDel="00000000" w:rsidR="00000000" w:rsidRPr="00000000">
        <w:rPr>
          <w:rtl w:val="0"/>
        </w:rPr>
      </w:r>
    </w:p>
    <w:p w:rsidR="00000000" w:rsidDel="00000000" w:rsidP="00000000" w:rsidRDefault="00000000" w:rsidRPr="00000000" w14:paraId="0000019C">
      <w:pPr>
        <w:numPr>
          <w:ilvl w:val="0"/>
          <w:numId w:val="8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V</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jak bezpe</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dopadnout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p</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du, kter</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by ostatn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zabil. Můžeš utrácet body vůle, abys snížil poškození způsobené pádem, a to až na maximum 5. Každý utracený bod vůle snižuje způsobené zranění o 1</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9D">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LUPIČ</w:t>
      </w:r>
      <w:r w:rsidDel="00000000" w:rsidR="00000000" w:rsidRPr="00000000">
        <w:rPr>
          <w:rFonts w:ascii="Calibri" w:cs="Calibri" w:eastAsia="Calibri" w:hAnsi="Calibri"/>
          <w:sz w:val="20"/>
          <w:szCs w:val="20"/>
          <w:rtl w:val="0"/>
        </w:rPr>
        <w:t xml:space="preserve">– CESTA ŠIKOVNOSTI</w:t>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Tvé prsty jsou pokračováním tvé mysli a umožňují ti provádět úžasné věci.</w:t>
      </w:r>
    </w:p>
    <w:p w:rsidR="00000000" w:rsidDel="00000000" w:rsidP="00000000" w:rsidRDefault="00000000" w:rsidRPr="00000000" w14:paraId="0000019F">
      <w:pPr>
        <w:numPr>
          <w:ilvl w:val="0"/>
          <w:numId w:val="8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w:t>
      </w:r>
      <w:r w:rsidDel="00000000" w:rsidR="00000000" w:rsidRPr="00000000">
        <w:rPr>
          <w:sz w:val="20"/>
          <w:szCs w:val="20"/>
          <w:rtl w:val="0"/>
        </w:rPr>
        <w:t xml:space="preserve">ť</w:t>
      </w:r>
      <w:r w:rsidDel="00000000" w:rsidR="00000000" w:rsidRPr="00000000">
        <w:rPr>
          <w:rFonts w:ascii="Calibri" w:cs="Calibri" w:eastAsia="Calibri" w:hAnsi="Calibri"/>
          <w:sz w:val="20"/>
          <w:szCs w:val="20"/>
          <w:rtl w:val="0"/>
        </w:rPr>
        <w:t xml:space="preserve">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pokusu o odemčení zámku pomocí improvizovaných nástrojů nebudeš mít postih. Naopak získáváš jednu kostku vybavení. Můžeš takto použít dýku, hřebík nebo jakýkoliv jiný vhodný předmět. Pokud používáš šperháky, můžeš místo nich přidat kostku zdroje k8.</w:t>
      </w:r>
      <w:r w:rsidDel="00000000" w:rsidR="00000000" w:rsidRPr="00000000">
        <w:rPr>
          <w:rtl w:val="0"/>
        </w:rPr>
      </w:r>
    </w:p>
    <w:p w:rsidR="00000000" w:rsidDel="00000000" w:rsidP="00000000" w:rsidRDefault="00000000" w:rsidRPr="00000000" w14:paraId="000001A0">
      <w:pPr>
        <w:numPr>
          <w:ilvl w:val="0"/>
          <w:numId w:val="8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Utracením 1 bodu vůle můžeš v boji místo Boje zblízka použít Zlodějinu. Ale pouze při použití lehkých zbraní na blízko nebo zbraní vrhacích. Další bod vůle lze utratit na zvýšení zranění. Každý utracený bod zvyšuje zranění o 1. Počet utracených bodů vůle musíš určit dříve, než si soupeř hodí na zbroj.</w:t>
      </w:r>
      <w:r w:rsidDel="00000000" w:rsidR="00000000" w:rsidRPr="00000000">
        <w:rPr>
          <w:rtl w:val="0"/>
        </w:rPr>
      </w:r>
    </w:p>
    <w:p w:rsidR="00000000" w:rsidDel="00000000" w:rsidP="00000000" w:rsidRDefault="00000000" w:rsidRPr="00000000" w14:paraId="000001A1">
      <w:pPr>
        <w:numPr>
          <w:ilvl w:val="0"/>
          <w:numId w:val="8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si h</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z</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na Zlod</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jinu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vyb</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kapes nebo n</w:t>
      </w:r>
      <w:r w:rsidDel="00000000" w:rsidR="00000000" w:rsidRPr="00000000">
        <w:rPr>
          <w:sz w:val="20"/>
          <w:szCs w:val="20"/>
          <w:rtl w:val="0"/>
        </w:rPr>
        <w:t xml:space="preserve">ěč</w:t>
      </w:r>
      <w:r w:rsidDel="00000000" w:rsidR="00000000" w:rsidRPr="00000000">
        <w:rPr>
          <w:rFonts w:ascii="Calibri" w:cs="Calibri" w:eastAsia="Calibri" w:hAnsi="Calibri"/>
          <w:sz w:val="20"/>
          <w:szCs w:val="20"/>
          <w:rtl w:val="0"/>
        </w:rPr>
        <w:t xml:space="preserve">em podobn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m,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body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sni</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uje po</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et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ch</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protivn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ka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jeho hodu na Ostra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itost. Body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můžeš utrácet až po jeho hodu</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A2">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LUPIČ</w:t>
      </w:r>
      <w:r w:rsidDel="00000000" w:rsidR="00000000" w:rsidRPr="00000000">
        <w:rPr>
          <w:rFonts w:ascii="Calibri" w:cs="Calibri" w:eastAsia="Calibri" w:hAnsi="Calibri"/>
          <w:sz w:val="20"/>
          <w:szCs w:val="20"/>
          <w:rtl w:val="0"/>
        </w:rPr>
        <w:t xml:space="preserve">– CESTA STÍNŮ</w:t>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Instinktivně vnímáš kudy, kam a jak se proplížit. </w:t>
      </w:r>
    </w:p>
    <w:p w:rsidR="00000000" w:rsidDel="00000000" w:rsidP="00000000" w:rsidRDefault="00000000" w:rsidRPr="00000000" w14:paraId="000001A4">
      <w:pPr>
        <w:numPr>
          <w:ilvl w:val="0"/>
          <w:numId w:val="8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toku ze z</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lohy,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body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za zv</w:t>
      </w:r>
      <w:r w:rsidDel="00000000" w:rsidR="00000000" w:rsidRPr="00000000">
        <w:rPr>
          <w:sz w:val="20"/>
          <w:szCs w:val="20"/>
          <w:rtl w:val="0"/>
        </w:rPr>
        <w:t xml:space="preserve">ýš</w:t>
      </w:r>
      <w:r w:rsidDel="00000000" w:rsidR="00000000" w:rsidRPr="00000000">
        <w:rPr>
          <w:rFonts w:ascii="Calibri" w:cs="Calibri" w:eastAsia="Calibri" w:hAnsi="Calibri"/>
          <w:sz w:val="20"/>
          <w:szCs w:val="20"/>
          <w:rtl w:val="0"/>
        </w:rPr>
        <w:t xml:space="preserve">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kter</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utrat</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ýší</w:t>
      </w:r>
      <w:r w:rsidDel="00000000" w:rsidR="00000000" w:rsidRPr="00000000">
        <w:rPr>
          <w:rFonts w:ascii="Calibri" w:cs="Calibri" w:eastAsia="Calibri" w:hAnsi="Calibri"/>
          <w:sz w:val="20"/>
          <w:szCs w:val="20"/>
          <w:rtl w:val="0"/>
        </w:rPr>
        <w:t xml:space="preserve">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o 1.</w:t>
      </w:r>
      <w:r w:rsidDel="00000000" w:rsidR="00000000" w:rsidRPr="00000000">
        <w:rPr>
          <w:rtl w:val="0"/>
        </w:rPr>
      </w:r>
    </w:p>
    <w:p w:rsidR="00000000" w:rsidDel="00000000" w:rsidP="00000000" w:rsidRDefault="00000000" w:rsidRPr="00000000" w14:paraId="000001A5">
      <w:pPr>
        <w:numPr>
          <w:ilvl w:val="0"/>
          <w:numId w:val="8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skáš bonus k dosahu při přepadení. Za každý utracený bod vůle si přidej +1 k modifikátoru vzdálenosti.</w:t>
      </w:r>
      <w:r w:rsidDel="00000000" w:rsidR="00000000" w:rsidRPr="00000000">
        <w:rPr>
          <w:rtl w:val="0"/>
        </w:rPr>
      </w:r>
    </w:p>
    <w:p w:rsidR="00000000" w:rsidDel="00000000" w:rsidP="00000000" w:rsidRDefault="00000000" w:rsidRPr="00000000" w14:paraId="000001A6">
      <w:pPr>
        <w:numPr>
          <w:ilvl w:val="0"/>
          <w:numId w:val="8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Jsi mistrem odl</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k</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pozornosti a 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oklamat protivn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ka, i 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by si 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l va</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 skupiny v</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imnout.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h</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zet na Pl</w:t>
      </w:r>
      <w:r w:rsidDel="00000000" w:rsidR="00000000" w:rsidRPr="00000000">
        <w:rPr>
          <w:sz w:val="20"/>
          <w:szCs w:val="20"/>
          <w:rtl w:val="0"/>
        </w:rPr>
        <w:t xml:space="preserve">íž</w:t>
      </w:r>
      <w:r w:rsidDel="00000000" w:rsidR="00000000" w:rsidRPr="00000000">
        <w:rPr>
          <w:rFonts w:ascii="Calibri" w:cs="Calibri" w:eastAsia="Calibri" w:hAnsi="Calibri"/>
          <w:sz w:val="20"/>
          <w:szCs w:val="20"/>
          <w:rtl w:val="0"/>
        </w:rPr>
        <w:t xml:space="preserve">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a 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st skupinu (místo postavy s nejnižší dovedností). Utracením 1 bodu vůle za každou jinou postavu, než jsi ty sám. Tím maskuješ všechny její (jejich) chyby. Stále ale musíš v hodu uspět, na to nezapomínej!</w:t>
      </w:r>
      <w:r w:rsidDel="00000000" w:rsidR="00000000" w:rsidRPr="00000000">
        <w:rPr>
          <w:rtl w:val="0"/>
        </w:rPr>
      </w:r>
    </w:p>
    <w:p w:rsidR="00000000" w:rsidDel="00000000" w:rsidP="00000000" w:rsidRDefault="00000000" w:rsidRPr="00000000" w14:paraId="000001A7">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ŘEMESLNÍK</w:t>
      </w:r>
      <w:r w:rsidDel="00000000" w:rsidR="00000000" w:rsidRPr="00000000">
        <w:rPr>
          <w:rFonts w:ascii="Calibri" w:cs="Calibri" w:eastAsia="Calibri" w:hAnsi="Calibri"/>
          <w:sz w:val="20"/>
          <w:szCs w:val="20"/>
          <w:rtl w:val="0"/>
        </w:rPr>
        <w:t xml:space="preserve">– CESTA NIČENÍ</w:t>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Dokážeš najít slabá místa, jejichž narušením dojde ke zničení.</w:t>
      </w:r>
    </w:p>
    <w:p w:rsidR="00000000" w:rsidDel="00000000" w:rsidP="00000000" w:rsidRDefault="00000000" w:rsidRPr="00000000" w14:paraId="000001AA">
      <w:pPr>
        <w:numPr>
          <w:ilvl w:val="0"/>
          <w:numId w:val="7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Když rozbíjíš předmět, můžeš místo Svalů nebo Boje zblízka použít Řemesla. Musíš být ale vybaven odpovídající pomůckou</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AB">
      <w:pPr>
        <w:numPr>
          <w:ilvl w:val="0"/>
          <w:numId w:val="7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Pokud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hodu na ni</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body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zv</w:t>
      </w:r>
      <w:r w:rsidDel="00000000" w:rsidR="00000000" w:rsidRPr="00000000">
        <w:rPr>
          <w:sz w:val="20"/>
          <w:szCs w:val="20"/>
          <w:rtl w:val="0"/>
        </w:rPr>
        <w:t xml:space="preserve">ýš</w:t>
      </w:r>
      <w:r w:rsidDel="00000000" w:rsidR="00000000" w:rsidRPr="00000000">
        <w:rPr>
          <w:rFonts w:ascii="Calibri" w:cs="Calibri" w:eastAsia="Calibri" w:hAnsi="Calibri"/>
          <w:sz w:val="20"/>
          <w:szCs w:val="20"/>
          <w:rtl w:val="0"/>
        </w:rPr>
        <w:t xml:space="preserve">it celkov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po</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kozen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dý bod vůle zvýší poškození o 1.</w:t>
      </w:r>
      <w:r w:rsidDel="00000000" w:rsidR="00000000" w:rsidRPr="00000000">
        <w:rPr>
          <w:rtl w:val="0"/>
        </w:rPr>
      </w:r>
    </w:p>
    <w:p w:rsidR="00000000" w:rsidDel="00000000" w:rsidP="00000000" w:rsidRDefault="00000000" w:rsidRPr="00000000" w14:paraId="000001AC">
      <w:pPr>
        <w:numPr>
          <w:ilvl w:val="0"/>
          <w:numId w:val="7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hodu na </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emesla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ni</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tu, sta</w:t>
      </w:r>
      <w:r w:rsidDel="00000000" w:rsidR="00000000" w:rsidRPr="00000000">
        <w:rPr>
          <w:sz w:val="20"/>
          <w:szCs w:val="20"/>
          <w:rtl w:val="0"/>
        </w:rPr>
        <w:t xml:space="preserve">čí</w:t>
      </w:r>
      <w:r w:rsidDel="00000000" w:rsidR="00000000" w:rsidRPr="00000000">
        <w:rPr>
          <w:rFonts w:ascii="Calibri" w:cs="Calibri" w:eastAsia="Calibri" w:hAnsi="Calibri"/>
          <w:sz w:val="20"/>
          <w:szCs w:val="20"/>
          <w:rtl w:val="0"/>
        </w:rPr>
        <w:t xml:space="preserve"> utratit jen jeden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abys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zcela zni</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il (a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do t</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dy zbroje 8)</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AD">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ŘEMESLNÍK</w:t>
      </w:r>
      <w:r w:rsidDel="00000000" w:rsidR="00000000" w:rsidRPr="00000000">
        <w:rPr>
          <w:rFonts w:ascii="Calibri" w:cs="Calibri" w:eastAsia="Calibri" w:hAnsi="Calibri"/>
          <w:sz w:val="20"/>
          <w:szCs w:val="20"/>
          <w:rtl w:val="0"/>
        </w:rPr>
        <w:t xml:space="preserve">– CESTA STÁLOSTI</w:t>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Víš, jak upravit předměty, tak, aby déle vydržely.</w:t>
      </w:r>
    </w:p>
    <w:p w:rsidR="00000000" w:rsidDel="00000000" w:rsidP="00000000" w:rsidRDefault="00000000" w:rsidRPr="00000000" w14:paraId="000001AF">
      <w:pPr>
        <w:numPr>
          <w:ilvl w:val="0"/>
          <w:numId w:val="7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opravit cokoliv. Za každý utracený bod vůle získáváš tolik úspěchů, jako kdybys házel na Řemesla, pokud opravuješ rozbitý předmět.</w:t>
      </w:r>
      <w:r w:rsidDel="00000000" w:rsidR="00000000" w:rsidRPr="00000000">
        <w:rPr>
          <w:rtl w:val="0"/>
        </w:rPr>
      </w:r>
    </w:p>
    <w:p w:rsidR="00000000" w:rsidDel="00000000" w:rsidP="00000000" w:rsidRDefault="00000000" w:rsidRPr="00000000" w14:paraId="000001B0">
      <w:pPr>
        <w:numPr>
          <w:ilvl w:val="0"/>
          <w:numId w:val="7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jeden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zpevnit. To mu umo</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ignorovat prvn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bod po</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kozen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Vy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aduje to </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as a jednu jednotku surovin.</w:t>
      </w:r>
      <w:r w:rsidDel="00000000" w:rsidR="00000000" w:rsidRPr="00000000">
        <w:rPr>
          <w:rtl w:val="0"/>
        </w:rPr>
      </w:r>
    </w:p>
    <w:p w:rsidR="00000000" w:rsidDel="00000000" w:rsidP="00000000" w:rsidRDefault="00000000" w:rsidRPr="00000000" w14:paraId="000001B1">
      <w:pPr>
        <w:numPr>
          <w:ilvl w:val="0"/>
          <w:numId w:val="7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Umo</w:t>
      </w:r>
      <w:r w:rsidDel="00000000" w:rsidR="00000000" w:rsidRPr="00000000">
        <w:rPr>
          <w:sz w:val="20"/>
          <w:szCs w:val="20"/>
          <w:rtl w:val="0"/>
        </w:rPr>
        <w:t xml:space="preserve">žň</w:t>
      </w:r>
      <w:r w:rsidDel="00000000" w:rsidR="00000000" w:rsidRPr="00000000">
        <w:rPr>
          <w:rFonts w:ascii="Calibri" w:cs="Calibri" w:eastAsia="Calibri" w:hAnsi="Calibri"/>
          <w:sz w:val="20"/>
          <w:szCs w:val="20"/>
          <w:rtl w:val="0"/>
        </w:rPr>
        <w:t xml:space="preserve">uje zv</w:t>
      </w:r>
      <w:r w:rsidDel="00000000" w:rsidR="00000000" w:rsidRPr="00000000">
        <w:rPr>
          <w:sz w:val="20"/>
          <w:szCs w:val="20"/>
          <w:rtl w:val="0"/>
        </w:rPr>
        <w:t xml:space="preserve">ýš</w:t>
      </w:r>
      <w:r w:rsidDel="00000000" w:rsidR="00000000" w:rsidRPr="00000000">
        <w:rPr>
          <w:rFonts w:ascii="Calibri" w:cs="Calibri" w:eastAsia="Calibri" w:hAnsi="Calibri"/>
          <w:sz w:val="20"/>
          <w:szCs w:val="20"/>
          <w:rtl w:val="0"/>
        </w:rPr>
        <w:t xml:space="preserve">it bonus vybaven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b</w:t>
      </w:r>
      <w:r w:rsidDel="00000000" w:rsidR="00000000" w:rsidRPr="00000000">
        <w:rPr>
          <w:sz w:val="20"/>
          <w:szCs w:val="20"/>
          <w:rtl w:val="0"/>
        </w:rPr>
        <w:t xml:space="preserve">ěž</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ho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tu. To lze ud</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lat u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ho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tu pouze jednou. Po</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et po</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adovan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ch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se rovn</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dvojn</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sobku nov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ho bonusu vybaven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Lze kombinovat s 2. a 3. stupn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m </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emesln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ch talent</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(Lukař, Kovář, Koželuh). Při opravách předmětů dodržuj pravidla pro Řemesla.</w:t>
      </w:r>
      <w:r w:rsidDel="00000000" w:rsidR="00000000" w:rsidRPr="00000000">
        <w:rPr>
          <w:rtl w:val="0"/>
        </w:rPr>
      </w:r>
    </w:p>
    <w:p w:rsidR="00000000" w:rsidDel="00000000" w:rsidP="00000000" w:rsidRDefault="00000000" w:rsidRPr="00000000" w14:paraId="000001B2">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ŘEMESLNÍK</w:t>
      </w:r>
      <w:r w:rsidDel="00000000" w:rsidR="00000000" w:rsidRPr="00000000">
        <w:rPr>
          <w:rFonts w:ascii="Calibri" w:cs="Calibri" w:eastAsia="Calibri" w:hAnsi="Calibri"/>
          <w:sz w:val="20"/>
          <w:szCs w:val="20"/>
          <w:rtl w:val="0"/>
        </w:rPr>
        <w:t xml:space="preserve">– CESTA PŘIZPŮSOBIVOSTI</w:t>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Můžeš si vyrobit předměty z čehokoliv, co máš po ruce. </w:t>
      </w:r>
    </w:p>
    <w:p w:rsidR="00000000" w:rsidDel="00000000" w:rsidP="00000000" w:rsidRDefault="00000000" w:rsidRPr="00000000" w14:paraId="000001B4">
      <w:pPr>
        <w:numPr>
          <w:ilvl w:val="0"/>
          <w:numId w:val="8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w:t>
      </w:r>
      <w:r w:rsidDel="00000000" w:rsidR="00000000" w:rsidRPr="00000000">
        <w:rPr>
          <w:sz w:val="20"/>
          <w:szCs w:val="20"/>
          <w:rtl w:val="0"/>
        </w:rPr>
        <w:t xml:space="preserve">ť</w:t>
      </w:r>
      <w:r w:rsidDel="00000000" w:rsidR="00000000" w:rsidRPr="00000000">
        <w:rPr>
          <w:rFonts w:ascii="Calibri" w:cs="Calibri" w:eastAsia="Calibri" w:hAnsi="Calibri"/>
          <w:sz w:val="20"/>
          <w:szCs w:val="20"/>
          <w:rtl w:val="0"/>
        </w:rPr>
        <w:t xml:space="preserve">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vytvo</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 do</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asn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kter</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lze pou</w:t>
      </w:r>
      <w:r w:rsidDel="00000000" w:rsidR="00000000" w:rsidRPr="00000000">
        <w:rPr>
          <w:sz w:val="20"/>
          <w:szCs w:val="20"/>
          <w:rtl w:val="0"/>
        </w:rPr>
        <w:t xml:space="preserve">ží</w:t>
      </w:r>
      <w:r w:rsidDel="00000000" w:rsidR="00000000" w:rsidRPr="00000000">
        <w:rPr>
          <w:rFonts w:ascii="Calibri" w:cs="Calibri" w:eastAsia="Calibri" w:hAnsi="Calibri"/>
          <w:sz w:val="20"/>
          <w:szCs w:val="20"/>
          <w:rtl w:val="0"/>
        </w:rPr>
        <w:t xml:space="preserve">t pouze jednou. Mus</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v hodu na hled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potravy nebo mít k dispozici odpovídající jednotku surovin. Výroba trvá jeden čtvrtden a vyžaduje hod na Řemesla, ale nevyžaduje žádné vybavení. Vyrobený předmět nepřidává bonus vybavení.</w:t>
      </w:r>
      <w:r w:rsidDel="00000000" w:rsidR="00000000" w:rsidRPr="00000000">
        <w:rPr>
          <w:rtl w:val="0"/>
        </w:rPr>
      </w:r>
    </w:p>
    <w:p w:rsidR="00000000" w:rsidDel="00000000" w:rsidP="00000000" w:rsidRDefault="00000000" w:rsidRPr="00000000" w14:paraId="000001B5">
      <w:pPr>
        <w:numPr>
          <w:ilvl w:val="0"/>
          <w:numId w:val="80"/>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Do</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asn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vydr</w:t>
      </w:r>
      <w:r w:rsidDel="00000000" w:rsidR="00000000" w:rsidRPr="00000000">
        <w:rPr>
          <w:sz w:val="20"/>
          <w:szCs w:val="20"/>
          <w:rtl w:val="0"/>
        </w:rPr>
        <w:t xml:space="preserve">ží</w:t>
      </w:r>
      <w:r w:rsidDel="00000000" w:rsidR="00000000" w:rsidRPr="00000000">
        <w:rPr>
          <w:rFonts w:ascii="Calibri" w:cs="Calibri" w:eastAsia="Calibri" w:hAnsi="Calibri"/>
          <w:sz w:val="20"/>
          <w:szCs w:val="20"/>
          <w:rtl w:val="0"/>
        </w:rPr>
        <w:t xml:space="preserve"> d</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le. Za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dal</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ho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ská bonus vybavení 1. Nelze jej opravovat. Doba výroby a potřeba surovin se nemění.</w:t>
      </w:r>
      <w:r w:rsidDel="00000000" w:rsidR="00000000" w:rsidRPr="00000000">
        <w:rPr>
          <w:rtl w:val="0"/>
        </w:rPr>
      </w:r>
    </w:p>
    <w:p w:rsidR="00000000" w:rsidDel="00000000" w:rsidP="00000000" w:rsidRDefault="00000000" w:rsidRPr="00000000" w14:paraId="000001B6">
      <w:pPr>
        <w:numPr>
          <w:ilvl w:val="0"/>
          <w:numId w:val="8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u 2. stupn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ale celkov</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bonus vybaven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 b</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t 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3. Cena za bonus se nem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za bonus vybaven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1). St</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le je pot</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eba utratit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za tvorbu.</w:t>
      </w:r>
      <w:r w:rsidDel="00000000" w:rsidR="00000000" w:rsidRPr="00000000">
        <w:rPr>
          <w:rtl w:val="0"/>
        </w:rPr>
      </w:r>
    </w:p>
    <w:p w:rsidR="00000000" w:rsidDel="00000000" w:rsidP="00000000" w:rsidRDefault="00000000" w:rsidRPr="00000000" w14:paraId="000001B7">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ŠAMPIÓN</w:t>
      </w:r>
      <w:r w:rsidDel="00000000" w:rsidR="00000000" w:rsidRPr="00000000">
        <w:rPr>
          <w:rFonts w:ascii="Calibri" w:cs="Calibri" w:eastAsia="Calibri" w:hAnsi="Calibri"/>
          <w:sz w:val="20"/>
          <w:szCs w:val="20"/>
          <w:rtl w:val="0"/>
        </w:rPr>
        <w:t xml:space="preserve">– CESTA OCHRANY</w:t>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Víš, jak vyrobit jedy jakéhokoliv typu.</w:t>
      </w:r>
    </w:p>
    <w:p w:rsidR="00000000" w:rsidDel="00000000" w:rsidP="00000000" w:rsidRDefault="00000000" w:rsidRPr="00000000" w14:paraId="000001B9">
      <w:pPr>
        <w:numPr>
          <w:ilvl w:val="0"/>
          <w:numId w:val="8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Utraťte 1 bod vůle, abys </w:t>
      </w:r>
      <w:r w:rsidDel="00000000" w:rsidR="00000000" w:rsidRPr="00000000">
        <w:rPr>
          <w:rFonts w:ascii="Calibri" w:cs="Calibri" w:eastAsia="Calibri" w:hAnsi="Calibri"/>
          <w:i w:val="1"/>
          <w:iCs w:val="1"/>
          <w:color w:val="000000"/>
          <w:sz w:val="20"/>
          <w:szCs w:val="20"/>
          <w:rtl w:val="0"/>
        </w:rPr>
        <w:t xml:space="preserve">POVALIL</w:t>
      </w:r>
      <w:r w:rsidDel="00000000" w:rsidR="00000000" w:rsidRPr="00000000">
        <w:rPr>
          <w:rFonts w:ascii="Calibri" w:cs="Calibri" w:eastAsia="Calibri" w:hAnsi="Calibri"/>
          <w:color w:val="000000"/>
          <w:sz w:val="20"/>
          <w:szCs w:val="20"/>
          <w:rtl w:val="0"/>
        </w:rPr>
        <w:t xml:space="preserve"> protivníka na zem v </w:t>
      </w:r>
      <w:r w:rsidDel="00000000" w:rsidR="00000000" w:rsidRPr="00000000">
        <w:rPr>
          <w:rFonts w:ascii="Calibri" w:cs="Calibri" w:eastAsia="Calibri" w:hAnsi="Calibri"/>
          <w:b w:val="1"/>
          <w:bCs w:val="1"/>
          <w:color w:val="000000"/>
          <w:sz w:val="20"/>
          <w:szCs w:val="20"/>
          <w:rtl w:val="0"/>
        </w:rPr>
        <w:t xml:space="preserve">STŘEDNÍ</w:t>
      </w:r>
      <w:r w:rsidDel="00000000" w:rsidR="00000000" w:rsidRPr="00000000">
        <w:rPr>
          <w:rFonts w:ascii="Calibri" w:cs="Calibri" w:eastAsia="Calibri" w:hAnsi="Calibri"/>
          <w:color w:val="000000"/>
          <w:sz w:val="20"/>
          <w:szCs w:val="20"/>
          <w:rtl w:val="0"/>
        </w:rPr>
        <w:t xml:space="preserve"> vzdálenosti. Pokud má protivník sílu vyšší než vy, hodí na SVALY (není to akce), aby zůstal na nohou. Aktivace tohoto talentu se počítá jako pomalá akce pro vás. Tento talent nemá účinek na monstra.</w:t>
      </w:r>
    </w:p>
    <w:p w:rsidR="00000000" w:rsidDel="00000000" w:rsidP="00000000" w:rsidRDefault="00000000" w:rsidRPr="00000000" w14:paraId="000001BA">
      <w:pPr>
        <w:numPr>
          <w:ilvl w:val="0"/>
          <w:numId w:val="8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Utrať 1 bod vůle, abys okamžitě vyměnili místo se spojencem, který je zapojen do boje. Spojenec musí být v KRÁTKÉ vzdálenosti. Pohyb se nemůže provádět skrze zdi nebo jinými způsoby, které by porušovaly zákony fyziky. Aktivace tohoto talentu se počítá jako rychlá akce pro tebe, ale ne jako akce pro spojence.</w:t>
      </w:r>
    </w:p>
    <w:p w:rsidR="00000000" w:rsidDel="00000000" w:rsidP="00000000" w:rsidRDefault="00000000" w:rsidRPr="00000000" w14:paraId="000001BB">
      <w:pPr>
        <w:numPr>
          <w:ilvl w:val="0"/>
          <w:numId w:val="81"/>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 boji můžeš kdykoliv utratit 1 bod vůle, aby ses vrhl před spojence, který je napaden v KRÁTKÉ vzdálenosti, a utrpěl poškození místo něj. Za každý bod vůle, utrpíš 1 bod poškození místo spojence. Aktivace tohoto talentu se nepočítá jako akce. Zbroj</w:t>
      </w:r>
      <w:r w:rsidDel="00000000" w:rsidR="00000000" w:rsidRPr="00000000">
        <w:rPr>
          <w:sz w:val="20"/>
          <w:szCs w:val="20"/>
          <w:rtl w:val="0"/>
        </w:rPr>
        <w:t xml:space="preserve"> házíš až po rozdělení zranění.</w:t>
      </w:r>
      <w:r w:rsidDel="00000000" w:rsidR="00000000" w:rsidRPr="00000000">
        <w:rPr>
          <w:rtl w:val="0"/>
        </w:rPr>
      </w:r>
    </w:p>
    <w:p w:rsidR="00000000" w:rsidDel="00000000" w:rsidP="00000000" w:rsidRDefault="00000000" w:rsidRPr="00000000" w14:paraId="000001BC">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ŠAMPIÓN</w:t>
      </w:r>
      <w:r w:rsidDel="00000000" w:rsidR="00000000" w:rsidRPr="00000000">
        <w:rPr>
          <w:rFonts w:ascii="Calibri" w:cs="Calibri" w:eastAsia="Calibri" w:hAnsi="Calibri"/>
          <w:sz w:val="20"/>
          <w:szCs w:val="20"/>
          <w:rtl w:val="0"/>
        </w:rPr>
        <w:t xml:space="preserve">– CESTA OSUDU</w:t>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Můžeš vidět osud ostatních bojovníků v boji a znát jejich tahy, než se stanou.</w:t>
      </w:r>
    </w:p>
    <w:p w:rsidR="00000000" w:rsidDel="00000000" w:rsidP="00000000" w:rsidRDefault="00000000" w:rsidRPr="00000000" w14:paraId="000001BE">
      <w:pPr>
        <w:numPr>
          <w:ilvl w:val="0"/>
          <w:numId w:val="8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Můžeš utratit 1 bod vůle, abys předpověděl, jak se tvůj protivník zachová v nadcházejícím kole. Všechny tvoje útočné a obranné hody proti tomuto protivníkovi získají modifikátor +1, dokud nebude tvoje kolo znovu v dalším kole. Aktivace tohoto talentu se nepočítá jako akce, ale může být provedena pouze během tvého kola.</w:t>
      </w:r>
    </w:p>
    <w:p w:rsidR="00000000" w:rsidDel="00000000" w:rsidP="00000000" w:rsidRDefault="00000000" w:rsidRPr="00000000" w14:paraId="000001BF">
      <w:pPr>
        <w:numPr>
          <w:ilvl w:val="0"/>
          <w:numId w:val="8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Osud se na tebe usmívá a můžeš utratit jeden nebo více bodů vůle, abys zázračně unikl poškození z útoku, který tě zasáhl, i po hodu na brnění. Za každý bod vůle, který utratíš, snížíš poškození o jeden bod.</w:t>
      </w:r>
    </w:p>
    <w:p w:rsidR="00000000" w:rsidDel="00000000" w:rsidP="00000000" w:rsidRDefault="00000000" w:rsidRPr="00000000" w14:paraId="000001C0">
      <w:pPr>
        <w:numPr>
          <w:ilvl w:val="0"/>
          <w:numId w:val="82"/>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 boji můžeš kdykoli utratit 1–3 body vůle, abys vstoupil do tranzu, který ti umožní vidět svět v zpomaleném pohybu. Za každý bod vůle, který utratíš, získáš jednu navíc akci z akcí popsaných pod Útokem na blízko v Příručce hráče (viz stránky 90–93). Aktivace talentu se nepočítá jako akce, ale může být provedena pouze během tvého kola. Bonusové akce můžeš použít okamžitě nebo je uložit na později v kole jako reakční akce (</w:t>
      </w:r>
      <w:r w:rsidDel="00000000" w:rsidR="00000000" w:rsidRPr="00000000">
        <w:rPr>
          <w:rFonts w:ascii="Calibri" w:cs="Calibri" w:eastAsia="Calibri" w:hAnsi="Calibri"/>
          <w:i w:val="1"/>
          <w:iCs w:val="1"/>
          <w:color w:val="000000"/>
          <w:sz w:val="20"/>
          <w:szCs w:val="20"/>
          <w:rtl w:val="0"/>
        </w:rPr>
        <w:t xml:space="preserve">ODRAŽENÍ</w:t>
      </w:r>
      <w:r w:rsidDel="00000000" w:rsidR="00000000" w:rsidRPr="00000000">
        <w:rPr>
          <w:rFonts w:ascii="Calibri" w:cs="Calibri" w:eastAsia="Calibri" w:hAnsi="Calibri"/>
          <w:color w:val="000000"/>
          <w:sz w:val="20"/>
          <w:szCs w:val="20"/>
          <w:rtl w:val="0"/>
        </w:rPr>
        <w:t xml:space="preserve"> nebo </w:t>
      </w:r>
      <w:r w:rsidDel="00000000" w:rsidR="00000000" w:rsidRPr="00000000">
        <w:rPr>
          <w:rFonts w:ascii="Calibri" w:cs="Calibri" w:eastAsia="Calibri" w:hAnsi="Calibri"/>
          <w:i w:val="1"/>
          <w:iCs w:val="1"/>
          <w:color w:val="000000"/>
          <w:sz w:val="20"/>
          <w:szCs w:val="20"/>
          <w:rtl w:val="0"/>
        </w:rPr>
        <w:t xml:space="preserve">VYHNUTÍ</w:t>
      </w:r>
      <w:r w:rsidDel="00000000" w:rsidR="00000000" w:rsidRPr="00000000">
        <w:rPr>
          <w:rFonts w:ascii="Calibri" w:cs="Calibri" w:eastAsia="Calibri" w:hAnsi="Calibri"/>
          <w:color w:val="000000"/>
          <w:sz w:val="20"/>
          <w:szCs w:val="20"/>
          <w:rtl w:val="0"/>
        </w:rPr>
        <w:t xml:space="preserve">) podle běžného pravidla. Můžeš utratit maximálně tři body vůle.</w:t>
      </w:r>
    </w:p>
    <w:p w:rsidR="00000000" w:rsidDel="00000000" w:rsidP="00000000" w:rsidRDefault="00000000" w:rsidRPr="00000000" w14:paraId="000001C1">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ŠAMPIÓN</w:t>
      </w:r>
      <w:r w:rsidDel="00000000" w:rsidR="00000000" w:rsidRPr="00000000">
        <w:rPr>
          <w:rFonts w:ascii="Calibri" w:cs="Calibri" w:eastAsia="Calibri" w:hAnsi="Calibri"/>
          <w:sz w:val="20"/>
          <w:szCs w:val="20"/>
          <w:rtl w:val="0"/>
        </w:rPr>
        <w:t xml:space="preserve">– CESTA SVATÉHO SLIBU</w:t>
      </w:r>
    </w:p>
    <w:p w:rsidR="00000000" w:rsidDel="00000000" w:rsidP="00000000" w:rsidRDefault="00000000" w:rsidRPr="00000000" w14:paraId="000001C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Učinil jsi přísahu sloužit svatému cíli. Bez ohledu na to, jakou sílu sloužíš nebo jaký je tvůj cíl, můžeš čerpat sílu z přísahy, kterou jsi kdysi složil.</w:t>
      </w:r>
    </w:p>
    <w:p w:rsidR="00000000" w:rsidDel="00000000" w:rsidP="00000000" w:rsidRDefault="00000000" w:rsidRPr="00000000" w14:paraId="000001C3">
      <w:pPr>
        <w:numPr>
          <w:ilvl w:val="0"/>
          <w:numId w:val="8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Pokud prov</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hod na akci, kter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 je </w:t>
      </w:r>
      <w:r w:rsidDel="00000000" w:rsidR="00000000" w:rsidRPr="00000000">
        <w:rPr>
          <w:rFonts w:ascii="Calibri" w:cs="Calibri" w:eastAsia="Calibri" w:hAnsi="Calibri"/>
          <w:b w:val="1"/>
          <w:bCs w:val="1"/>
          <w:sz w:val="20"/>
          <w:szCs w:val="20"/>
          <w:rtl w:val="0"/>
        </w:rPr>
        <w:t xml:space="preserve">p</w:t>
      </w:r>
      <w:r w:rsidDel="00000000" w:rsidR="00000000" w:rsidRPr="00000000">
        <w:rPr>
          <w:b w:val="1"/>
          <w:bCs w:val="1"/>
          <w:sz w:val="20"/>
          <w:szCs w:val="20"/>
          <w:rtl w:val="0"/>
        </w:rPr>
        <w:t xml:space="preserve">ří</w:t>
      </w:r>
      <w:r w:rsidDel="00000000" w:rsidR="00000000" w:rsidRPr="00000000">
        <w:rPr>
          <w:rFonts w:ascii="Calibri" w:cs="Calibri" w:eastAsia="Calibri" w:hAnsi="Calibri"/>
          <w:b w:val="1"/>
          <w:bCs w:val="1"/>
          <w:sz w:val="20"/>
          <w:szCs w:val="20"/>
          <w:rtl w:val="0"/>
        </w:rPr>
        <w:t xml:space="preserve">m</w:t>
      </w:r>
      <w:r w:rsidDel="00000000" w:rsidR="00000000" w:rsidRPr="00000000">
        <w:rPr>
          <w:b w:val="1"/>
          <w:bCs w:val="1"/>
          <w:sz w:val="20"/>
          <w:szCs w:val="20"/>
          <w:rtl w:val="0"/>
        </w:rPr>
        <w:t xml:space="preserve">ý</w:t>
      </w:r>
      <w:r w:rsidDel="00000000" w:rsidR="00000000" w:rsidRPr="00000000">
        <w:rPr>
          <w:rFonts w:ascii="Calibri" w:cs="Calibri" w:eastAsia="Calibri" w:hAnsi="Calibri"/>
          <w:b w:val="1"/>
          <w:bCs w:val="1"/>
          <w:sz w:val="20"/>
          <w:szCs w:val="20"/>
          <w:rtl w:val="0"/>
        </w:rPr>
        <w:t xml:space="preserve">m</w:t>
      </w:r>
      <w:r w:rsidDel="00000000" w:rsidR="00000000" w:rsidRPr="00000000">
        <w:rPr>
          <w:rFonts w:ascii="Calibri" w:cs="Calibri" w:eastAsia="Calibri" w:hAnsi="Calibri"/>
          <w:sz w:val="20"/>
          <w:szCs w:val="20"/>
          <w:rtl w:val="0"/>
        </w:rPr>
        <w:t xml:space="preserve"> 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sledkem tv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sahy nebo </w:t>
      </w:r>
      <w:r w:rsidDel="00000000" w:rsidR="00000000" w:rsidRPr="00000000">
        <w:rPr>
          <w:rFonts w:ascii="Calibri" w:cs="Calibri" w:eastAsia="Calibri" w:hAnsi="Calibri"/>
          <w:b w:val="1"/>
          <w:bCs w:val="1"/>
          <w:sz w:val="20"/>
          <w:szCs w:val="20"/>
          <w:rtl w:val="0"/>
        </w:rPr>
        <w:t xml:space="preserve">jasn</w:t>
      </w:r>
      <w:r w:rsidDel="00000000" w:rsidR="00000000" w:rsidRPr="00000000">
        <w:rPr>
          <w:b w:val="1"/>
          <w:bCs w:val="1"/>
          <w:sz w:val="20"/>
          <w:szCs w:val="20"/>
          <w:rtl w:val="0"/>
        </w:rPr>
        <w:t xml:space="preserve">ě</w:t>
      </w:r>
      <w:r w:rsidDel="00000000" w:rsidR="00000000" w:rsidRPr="00000000">
        <w:rPr>
          <w:rFonts w:ascii="Calibri" w:cs="Calibri" w:eastAsia="Calibri" w:hAnsi="Calibri"/>
          <w:sz w:val="20"/>
          <w:szCs w:val="20"/>
          <w:rtl w:val="0"/>
        </w:rPr>
        <w:t xml:space="preserve"> vede k tv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mu svat</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mu c</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li,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z</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skat D8 artefaktov</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kostku k hodu, 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t</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 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ne</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hod</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Aktivace talentu nepočítá jako akce</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C4">
      <w:pPr>
        <w:numPr>
          <w:ilvl w:val="0"/>
          <w:numId w:val="83"/>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w:t>
      </w:r>
      <w:r w:rsidDel="00000000" w:rsidR="00000000" w:rsidRPr="00000000">
        <w:rPr>
          <w:rFonts w:ascii="Calibri" w:cs="Calibri" w:eastAsia="Calibri" w:hAnsi="Calibri"/>
          <w:sz w:val="20"/>
          <w:szCs w:val="20"/>
          <w:rtl w:val="0"/>
        </w:rPr>
        <w:t xml:space="preserve"> ale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sk</w:t>
      </w:r>
      <w:r w:rsidDel="00000000" w:rsidR="00000000" w:rsidRPr="00000000">
        <w:rPr>
          <w:sz w:val="20"/>
          <w:szCs w:val="20"/>
          <w:rtl w:val="0"/>
        </w:rPr>
        <w:t xml:space="preserve">áš</w:t>
      </w:r>
      <w:r w:rsidDel="00000000" w:rsidR="00000000" w:rsidRPr="00000000">
        <w:rPr>
          <w:rFonts w:ascii="Calibri" w:cs="Calibri" w:eastAsia="Calibri" w:hAnsi="Calibri"/>
          <w:sz w:val="20"/>
          <w:szCs w:val="20"/>
          <w:rtl w:val="0"/>
        </w:rPr>
        <w:t xml:space="preserve"> D10 artefaktovou kostku</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C5">
      <w:pPr>
        <w:numPr>
          <w:ilvl w:val="0"/>
          <w:numId w:val="8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Viz II., </w:t>
      </w:r>
      <w:r w:rsidDel="00000000" w:rsidR="00000000" w:rsidRPr="00000000">
        <w:rPr>
          <w:rFonts w:ascii="Calibri" w:cs="Calibri" w:eastAsia="Calibri" w:hAnsi="Calibri"/>
          <w:sz w:val="20"/>
          <w:szCs w:val="20"/>
          <w:rtl w:val="0"/>
        </w:rPr>
        <w:t xml:space="preserve">ale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sk</w:t>
      </w:r>
      <w:r w:rsidDel="00000000" w:rsidR="00000000" w:rsidRPr="00000000">
        <w:rPr>
          <w:sz w:val="20"/>
          <w:szCs w:val="20"/>
          <w:rtl w:val="0"/>
        </w:rPr>
        <w:t xml:space="preserve">áš</w:t>
      </w:r>
      <w:r w:rsidDel="00000000" w:rsidR="00000000" w:rsidRPr="00000000">
        <w:rPr>
          <w:rFonts w:ascii="Calibri" w:cs="Calibri" w:eastAsia="Calibri" w:hAnsi="Calibri"/>
          <w:sz w:val="20"/>
          <w:szCs w:val="20"/>
          <w:rtl w:val="0"/>
        </w:rPr>
        <w:t xml:space="preserve"> D12 artefaktovou kostku</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C6">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ŠVÍHÁK</w:t>
      </w:r>
      <w:r w:rsidDel="00000000" w:rsidR="00000000" w:rsidRPr="00000000">
        <w:rPr>
          <w:rFonts w:ascii="Calibri" w:cs="Calibri" w:eastAsia="Calibri" w:hAnsi="Calibri"/>
          <w:sz w:val="20"/>
          <w:szCs w:val="20"/>
          <w:rtl w:val="0"/>
        </w:rPr>
        <w:t xml:space="preserve">– CESTA OHAŘE</w:t>
      </w:r>
    </w:p>
    <w:p w:rsidR="00000000" w:rsidDel="00000000" w:rsidP="00000000" w:rsidRDefault="00000000" w:rsidRPr="00000000" w14:paraId="000001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Tvůj mazlíček je cvičený k boji a je ti velmi věrný.</w:t>
      </w:r>
    </w:p>
    <w:p w:rsidR="00000000" w:rsidDel="00000000" w:rsidP="00000000" w:rsidRDefault="00000000" w:rsidRPr="00000000" w14:paraId="000001C9">
      <w:pPr>
        <w:numPr>
          <w:ilvl w:val="0"/>
          <w:numId w:val="8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poslat sv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ho psa, aby za tebe bojoval. Pokud utratíš 1 bod vůle, když jsi na tahu, bude bojovat a poslouchat rozkazy i tvůj pes. Na útoky za něj házíš jako obvykle.</w:t>
      </w:r>
      <w:r w:rsidDel="00000000" w:rsidR="00000000" w:rsidRPr="00000000">
        <w:rPr>
          <w:rtl w:val="0"/>
        </w:rPr>
      </w:r>
    </w:p>
    <w:p w:rsidR="00000000" w:rsidDel="00000000" w:rsidP="00000000" w:rsidRDefault="00000000" w:rsidRPr="00000000" w14:paraId="000001CA">
      <w:pPr>
        <w:numPr>
          <w:ilvl w:val="0"/>
          <w:numId w:val="87"/>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Tv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j pes je cvi</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v hled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slabin protivn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ka. 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zas</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toku zbl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zka, utra</w:t>
      </w:r>
      <w:r w:rsidDel="00000000" w:rsidR="00000000" w:rsidRPr="00000000">
        <w:rPr>
          <w:sz w:val="20"/>
          <w:szCs w:val="20"/>
          <w:rtl w:val="0"/>
        </w:rPr>
        <w:t xml:space="preserve">ť</w:t>
      </w:r>
      <w:r w:rsidDel="00000000" w:rsidR="00000000" w:rsidRPr="00000000">
        <w:rPr>
          <w:rFonts w:ascii="Calibri" w:cs="Calibri" w:eastAsia="Calibri" w:hAnsi="Calibri"/>
          <w:sz w:val="20"/>
          <w:szCs w:val="20"/>
          <w:rtl w:val="0"/>
        </w:rPr>
        <w:t xml:space="preserve"> 1 bod vůle. Tímto způsobem najde slabinu ve zbroji (vyrobeném nebo přirozeném). Zbroj potom nemá žádný účinek proti útoku tvého „mazlíčka“.</w:t>
      </w:r>
      <w:r w:rsidDel="00000000" w:rsidR="00000000" w:rsidRPr="00000000">
        <w:rPr>
          <w:rtl w:val="0"/>
        </w:rPr>
      </w:r>
    </w:p>
    <w:p w:rsidR="00000000" w:rsidDel="00000000" w:rsidP="00000000" w:rsidRDefault="00000000" w:rsidRPr="00000000" w14:paraId="000001CB">
      <w:pPr>
        <w:numPr>
          <w:ilvl w:val="0"/>
          <w:numId w:val="87"/>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Tv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j pes neprojevuje </w:t>
      </w:r>
      <w:r w:rsidDel="00000000" w:rsidR="00000000" w:rsidRPr="00000000">
        <w:rPr>
          <w:sz w:val="20"/>
          <w:szCs w:val="20"/>
          <w:rtl w:val="0"/>
        </w:rPr>
        <w:t xml:space="preserve">žá</w:t>
      </w:r>
      <w:r w:rsidDel="00000000" w:rsidR="00000000" w:rsidRPr="00000000">
        <w:rPr>
          <w:rFonts w:ascii="Calibri" w:cs="Calibri" w:eastAsia="Calibri" w:hAnsi="Calibri"/>
          <w:sz w:val="20"/>
          <w:szCs w:val="20"/>
          <w:rtl w:val="0"/>
        </w:rPr>
        <w:t xml:space="preserve">dn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slitov</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tv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j </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mazl</w:t>
      </w:r>
      <w:r w:rsidDel="00000000" w:rsidR="00000000" w:rsidRPr="00000000">
        <w:rPr>
          <w:sz w:val="20"/>
          <w:szCs w:val="20"/>
          <w:rtl w:val="0"/>
        </w:rPr>
        <w:t xml:space="preserve">íč</w:t>
      </w:r>
      <w:r w:rsidDel="00000000" w:rsidR="00000000" w:rsidRPr="00000000">
        <w:rPr>
          <w:rFonts w:ascii="Calibri" w:cs="Calibri" w:eastAsia="Calibri" w:hAnsi="Calibri"/>
          <w:sz w:val="20"/>
          <w:szCs w:val="20"/>
          <w:rtl w:val="0"/>
        </w:rPr>
        <w:t xml:space="preserve">ek</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zas</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tokem zbl</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zka,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zv</w:t>
      </w:r>
      <w:r w:rsidDel="00000000" w:rsidR="00000000" w:rsidRPr="00000000">
        <w:rPr>
          <w:sz w:val="20"/>
          <w:szCs w:val="20"/>
          <w:rtl w:val="0"/>
        </w:rPr>
        <w:t xml:space="preserve">ýš</w:t>
      </w:r>
      <w:r w:rsidDel="00000000" w:rsidR="00000000" w:rsidRPr="00000000">
        <w:rPr>
          <w:rFonts w:ascii="Calibri" w:cs="Calibri" w:eastAsia="Calibri" w:hAnsi="Calibri"/>
          <w:sz w:val="20"/>
          <w:szCs w:val="20"/>
          <w:rtl w:val="0"/>
        </w:rPr>
        <w:t xml:space="preserve">it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zp</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soben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Každý utracený bod zvyšuje poškození o 1. Musíš uvést, kolik bodů vůle použiješ, než si protivník hodí na zbroj</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CC">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ŠVÍHÁK</w:t>
      </w:r>
      <w:r w:rsidDel="00000000" w:rsidR="00000000" w:rsidRPr="00000000">
        <w:rPr>
          <w:rFonts w:ascii="Calibri" w:cs="Calibri" w:eastAsia="Calibri" w:hAnsi="Calibri"/>
          <w:sz w:val="20"/>
          <w:szCs w:val="20"/>
          <w:rtl w:val="0"/>
        </w:rPr>
        <w:t xml:space="preserve">– CESTA VELITELE</w:t>
      </w:r>
    </w:p>
    <w:p w:rsidR="00000000" w:rsidDel="00000000" w:rsidP="00000000" w:rsidRDefault="00000000" w:rsidRPr="00000000" w14:paraId="000001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Prošel jsi vojenským výcvikem a dokážeš ostatní dovést k výtečným výkonům.</w:t>
      </w:r>
    </w:p>
    <w:p w:rsidR="00000000" w:rsidDel="00000000" w:rsidP="00000000" w:rsidRDefault="00000000" w:rsidRPr="00000000" w14:paraId="000001CE">
      <w:pPr>
        <w:numPr>
          <w:ilvl w:val="0"/>
          <w:numId w:val="8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kr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tkou akci utra</w:t>
      </w:r>
      <w:r w:rsidDel="00000000" w:rsidR="00000000" w:rsidRPr="00000000">
        <w:rPr>
          <w:sz w:val="20"/>
          <w:szCs w:val="20"/>
          <w:rtl w:val="0"/>
        </w:rPr>
        <w:t xml:space="preserve">ť</w:t>
      </w:r>
      <w:r w:rsidDel="00000000" w:rsidR="00000000" w:rsidRPr="00000000">
        <w:rPr>
          <w:rFonts w:ascii="Calibri" w:cs="Calibri" w:eastAsia="Calibri" w:hAnsi="Calibri"/>
          <w:sz w:val="20"/>
          <w:szCs w:val="20"/>
          <w:rtl w:val="0"/>
        </w:rPr>
        <w:t xml:space="preserve">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umo</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ni jednomu spojenci do střední vzdálenosti provést volně akci: Tasení zbraně, Běh, Ústup nebo Příprava zbraně.</w:t>
      </w:r>
      <w:r w:rsidDel="00000000" w:rsidR="00000000" w:rsidRPr="00000000">
        <w:rPr>
          <w:rtl w:val="0"/>
        </w:rPr>
      </w:r>
    </w:p>
    <w:p w:rsidR="00000000" w:rsidDel="00000000" w:rsidP="00000000" w:rsidRDefault="00000000" w:rsidRPr="00000000" w14:paraId="000001CF">
      <w:pPr>
        <w:numPr>
          <w:ilvl w:val="0"/>
          <w:numId w:val="8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jsou spojenci v kr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tk</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vzd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lenosti zasa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eni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tokem strachem,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utratit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za spojence, aby u 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 nedo</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lo ke kritick</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mu z</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sahu strachem, ale zůstane vyřazený. Utracením dalšího BODU VŮLE (na spojence) můžeš udržet spojence na 1 bodu Bystrosti.</w:t>
      </w:r>
      <w:r w:rsidDel="00000000" w:rsidR="00000000" w:rsidRPr="00000000">
        <w:rPr>
          <w:rtl w:val="0"/>
        </w:rPr>
      </w:r>
    </w:p>
    <w:p w:rsidR="00000000" w:rsidDel="00000000" w:rsidP="00000000" w:rsidRDefault="00000000" w:rsidRPr="00000000" w14:paraId="000001D0">
      <w:pPr>
        <w:numPr>
          <w:ilvl w:val="0"/>
          <w:numId w:val="88"/>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1.stupe</w:t>
      </w:r>
      <w:r w:rsidDel="00000000" w:rsidR="00000000" w:rsidRPr="00000000">
        <w:rPr>
          <w:sz w:val="20"/>
          <w:szCs w:val="20"/>
          <w:rtl w:val="0"/>
        </w:rPr>
        <w:t xml:space="preserve">ň</w:t>
      </w:r>
      <w:r w:rsidDel="00000000" w:rsidR="00000000" w:rsidRPr="00000000">
        <w:rPr>
          <w:rFonts w:ascii="Calibri" w:cs="Calibri" w:eastAsia="Calibri" w:hAnsi="Calibri"/>
          <w:sz w:val="20"/>
          <w:szCs w:val="20"/>
          <w:rtl w:val="0"/>
        </w:rPr>
        <w:t xml:space="preserve">, ale s 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e utrat</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dal</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aby spojenec mohl prov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st akci Seknut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Bodnut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der 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st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/kopnut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/kousnut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střel nebo Zteč.</w:t>
      </w:r>
      <w:r w:rsidDel="00000000" w:rsidR="00000000" w:rsidRPr="00000000">
        <w:rPr>
          <w:rtl w:val="0"/>
        </w:rPr>
      </w:r>
    </w:p>
    <w:p w:rsidR="00000000" w:rsidDel="00000000" w:rsidP="00000000" w:rsidRDefault="00000000" w:rsidRPr="00000000" w14:paraId="000001D1">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ŠVÍHÁK</w:t>
      </w:r>
      <w:r w:rsidDel="00000000" w:rsidR="00000000" w:rsidRPr="00000000">
        <w:rPr>
          <w:rFonts w:ascii="Calibri" w:cs="Calibri" w:eastAsia="Calibri" w:hAnsi="Calibri"/>
          <w:sz w:val="20"/>
          <w:szCs w:val="20"/>
          <w:rtl w:val="0"/>
        </w:rPr>
        <w:t xml:space="preserve">– CESTA UČENCE</w:t>
      </w:r>
    </w:p>
    <w:p w:rsidR="00000000" w:rsidDel="00000000" w:rsidP="00000000" w:rsidRDefault="00000000" w:rsidRPr="00000000" w14:paraId="000001D2">
      <w:pPr>
        <w:numPr>
          <w:ilvl w:val="0"/>
          <w:numId w:val="8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w:t>
      </w:r>
      <w:r w:rsidDel="00000000" w:rsidR="00000000" w:rsidRPr="00000000">
        <w:rPr>
          <w:sz w:val="20"/>
          <w:szCs w:val="20"/>
          <w:rtl w:val="0"/>
        </w:rPr>
        <w:t xml:space="preserve">ť</w:t>
      </w:r>
      <w:r w:rsidDel="00000000" w:rsidR="00000000" w:rsidRPr="00000000">
        <w:rPr>
          <w:rFonts w:ascii="Calibri" w:cs="Calibri" w:eastAsia="Calibri" w:hAnsi="Calibri"/>
          <w:sz w:val="20"/>
          <w:szCs w:val="20"/>
          <w:rtl w:val="0"/>
        </w:rPr>
        <w:t xml:space="preserve">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prove</w:t>
      </w:r>
      <w:r w:rsidDel="00000000" w:rsidR="00000000" w:rsidRPr="00000000">
        <w:rPr>
          <w:sz w:val="20"/>
          <w:szCs w:val="20"/>
          <w:rtl w:val="0"/>
        </w:rPr>
        <w:t xml:space="preserve">ď</w:t>
      </w:r>
      <w:r w:rsidDel="00000000" w:rsidR="00000000" w:rsidRPr="00000000">
        <w:rPr>
          <w:rFonts w:ascii="Calibri" w:cs="Calibri" w:eastAsia="Calibri" w:hAnsi="Calibri"/>
          <w:sz w:val="20"/>
          <w:szCs w:val="20"/>
          <w:rtl w:val="0"/>
        </w:rPr>
        <w:t xml:space="preserve"> ov</w:t>
      </w:r>
      <w:r w:rsidDel="00000000" w:rsidR="00000000" w:rsidRPr="00000000">
        <w:rPr>
          <w:sz w:val="20"/>
          <w:szCs w:val="20"/>
          <w:rtl w:val="0"/>
        </w:rPr>
        <w:t xml:space="preserve">ěř</w:t>
      </w:r>
      <w:r w:rsidDel="00000000" w:rsidR="00000000" w:rsidRPr="00000000">
        <w:rPr>
          <w:rFonts w:ascii="Calibri" w:cs="Calibri" w:eastAsia="Calibri" w:hAnsi="Calibri"/>
          <w:sz w:val="20"/>
          <w:szCs w:val="20"/>
          <w:rtl w:val="0"/>
        </w:rPr>
        <w:t xml:space="preserve">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b</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h</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abys n</w:t>
      </w:r>
      <w:r w:rsidDel="00000000" w:rsidR="00000000" w:rsidRPr="00000000">
        <w:rPr>
          <w:sz w:val="20"/>
          <w:szCs w:val="20"/>
          <w:rtl w:val="0"/>
        </w:rPr>
        <w:t xml:space="preserve">ěč</w:t>
      </w:r>
      <w:r w:rsidDel="00000000" w:rsidR="00000000" w:rsidRPr="00000000">
        <w:rPr>
          <w:rFonts w:ascii="Calibri" w:cs="Calibri" w:eastAsia="Calibri" w:hAnsi="Calibri"/>
          <w:sz w:val="20"/>
          <w:szCs w:val="20"/>
          <w:rtl w:val="0"/>
        </w:rPr>
        <w:t xml:space="preserve">emu porozum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l.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ch nad 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mec prvn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ho lze vyu</w:t>
      </w:r>
      <w:r w:rsidDel="00000000" w:rsidR="00000000" w:rsidRPr="00000000">
        <w:rPr>
          <w:sz w:val="20"/>
          <w:szCs w:val="20"/>
          <w:rtl w:val="0"/>
        </w:rPr>
        <w:t xml:space="preserve">ží</w:t>
      </w:r>
      <w:r w:rsidDel="00000000" w:rsidR="00000000" w:rsidRPr="00000000">
        <w:rPr>
          <w:rFonts w:ascii="Calibri" w:cs="Calibri" w:eastAsia="Calibri" w:hAnsi="Calibri"/>
          <w:sz w:val="20"/>
          <w:szCs w:val="20"/>
          <w:rtl w:val="0"/>
        </w:rPr>
        <w:t xml:space="preserve">t jako bonus +1 k pozd</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mu hodu souvisej</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c</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mu s 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co sis vybavil nebo kdybys chtěl na někoho zapůsobit svými znalostmi.</w:t>
      </w:r>
      <w:r w:rsidDel="00000000" w:rsidR="00000000" w:rsidRPr="00000000">
        <w:rPr>
          <w:rtl w:val="0"/>
        </w:rPr>
      </w:r>
    </w:p>
    <w:p w:rsidR="00000000" w:rsidDel="00000000" w:rsidP="00000000" w:rsidRDefault="00000000" w:rsidRPr="00000000" w14:paraId="000001D3">
      <w:pPr>
        <w:numPr>
          <w:ilvl w:val="0"/>
          <w:numId w:val="89"/>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Kdykoli 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komu pom</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w:t>
      </w:r>
      <w:r w:rsidDel="00000000" w:rsidR="00000000" w:rsidRPr="00000000">
        <w:rPr>
          <w:sz w:val="20"/>
          <w:szCs w:val="20"/>
          <w:rtl w:val="0"/>
        </w:rPr>
        <w:t xml:space="preserve">áš</w:t>
      </w:r>
      <w:r w:rsidDel="00000000" w:rsidR="00000000" w:rsidRPr="00000000">
        <w:rPr>
          <w:rFonts w:ascii="Calibri" w:cs="Calibri" w:eastAsia="Calibri" w:hAnsi="Calibri"/>
          <w:sz w:val="20"/>
          <w:szCs w:val="20"/>
          <w:rtl w:val="0"/>
        </w:rPr>
        <w:t xml:space="preserve"> (viz z</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kladn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pravidla),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jej inspirovat. Utra</w:t>
      </w:r>
      <w:r w:rsidDel="00000000" w:rsidR="00000000" w:rsidRPr="00000000">
        <w:rPr>
          <w:sz w:val="20"/>
          <w:szCs w:val="20"/>
          <w:rtl w:val="0"/>
        </w:rPr>
        <w:t xml:space="preserve">ť</w:t>
      </w:r>
      <w:r w:rsidDel="00000000" w:rsidR="00000000" w:rsidRPr="00000000">
        <w:rPr>
          <w:rFonts w:ascii="Calibri" w:cs="Calibri" w:eastAsia="Calibri" w:hAnsi="Calibri"/>
          <w:sz w:val="20"/>
          <w:szCs w:val="20"/>
          <w:rtl w:val="0"/>
        </w:rPr>
        <w:t xml:space="preserve"> 1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ho</w:t>
      </w:r>
      <w:r w:rsidDel="00000000" w:rsidR="00000000" w:rsidRPr="00000000">
        <w:rPr>
          <w:sz w:val="20"/>
          <w:szCs w:val="20"/>
          <w:rtl w:val="0"/>
        </w:rPr>
        <w:t xml:space="preserve">ď</w:t>
      </w:r>
      <w:r w:rsidDel="00000000" w:rsidR="00000000" w:rsidRPr="00000000">
        <w:rPr>
          <w:rFonts w:ascii="Calibri" w:cs="Calibri" w:eastAsia="Calibri" w:hAnsi="Calibri"/>
          <w:sz w:val="20"/>
          <w:szCs w:val="20"/>
          <w:rtl w:val="0"/>
        </w:rPr>
        <w:t xml:space="preserve"> na Empatii. Prvn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ch poskytuje bonus +2 k dal</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mu hodu inspirovan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postavy, a každý další úspěch pak další +1. Hod na Empatii musíš provést dřív, než si hodí tvůj spojenec. Pokud tvůj hod na Empatii selže, tak spíše překážíš a utrpíš všechny nepříznivé účinky jako spojenec</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D4">
      <w:pPr>
        <w:numPr>
          <w:ilvl w:val="0"/>
          <w:numId w:val="8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M</w:t>
      </w:r>
      <w:r w:rsidDel="00000000" w:rsidR="00000000" w:rsidRPr="00000000">
        <w:rPr>
          <w:sz w:val="20"/>
          <w:szCs w:val="20"/>
          <w:rtl w:val="0"/>
        </w:rPr>
        <w:t xml:space="preserve">áš</w:t>
      </w:r>
      <w:r w:rsidDel="00000000" w:rsidR="00000000" w:rsidRPr="00000000">
        <w:rPr>
          <w:rFonts w:ascii="Calibri" w:cs="Calibri" w:eastAsia="Calibri" w:hAnsi="Calibri"/>
          <w:sz w:val="20"/>
          <w:szCs w:val="20"/>
          <w:rtl w:val="0"/>
        </w:rPr>
        <w:t xml:space="preserve"> velk</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zku</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enosti se slo</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it</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mi debatami a logickou argumentací. Můžeš utratit body vůle, abys doplnil svou Manipulaci logikou. Každý utracený bod odstraní jeden úspěch tvého protivníka.</w:t>
      </w:r>
      <w:r w:rsidDel="00000000" w:rsidR="00000000" w:rsidRPr="00000000">
        <w:rPr>
          <w:rtl w:val="0"/>
        </w:rPr>
      </w:r>
    </w:p>
    <w:p w:rsidR="00000000" w:rsidDel="00000000" w:rsidP="00000000" w:rsidRDefault="00000000" w:rsidRPr="00000000" w14:paraId="000001D5">
      <w:pPr>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6">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ZLODĚJ</w:t>
      </w:r>
      <w:r w:rsidDel="00000000" w:rsidR="00000000" w:rsidRPr="00000000">
        <w:rPr>
          <w:rFonts w:ascii="Calibri" w:cs="Calibri" w:eastAsia="Calibri" w:hAnsi="Calibri"/>
          <w:sz w:val="20"/>
          <w:szCs w:val="20"/>
          <w:rtl w:val="0"/>
        </w:rPr>
        <w:t xml:space="preserve"> – CESTA JEDU</w:t>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 všech okolností u sebe nosíš soubor všelijakých jedů. Celá sbírka se počítá jako jeden DROBNÝ předmět a nezapočítává se do zátěže. </w:t>
        <w:br w:type="textWrapping"/>
        <w:t xml:space="preserve">Poznámka: Když o svou sbírku jedů přijdeš, nemůžeš tenhle talent používat, dokud si nepořídíš novou za utracení jednoho bodu vůle a 2k6 stříbrňáků.</w:t>
      </w:r>
    </w:p>
    <w:p w:rsidR="00000000" w:rsidDel="00000000" w:rsidP="00000000" w:rsidRDefault="00000000" w:rsidRPr="00000000" w14:paraId="000001D8">
      <w:pPr>
        <w:numPr>
          <w:ilvl w:val="0"/>
          <w:numId w:val="7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kolika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vyt</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hne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jednu d</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vku smrtelného jedu (strana 113) s účinností rovnající se počtu utracených bodů vynásobenému třemi.</w:t>
      </w:r>
      <w:r w:rsidDel="00000000" w:rsidR="00000000" w:rsidRPr="00000000">
        <w:rPr>
          <w:rtl w:val="0"/>
        </w:rPr>
      </w:r>
    </w:p>
    <w:p w:rsidR="00000000" w:rsidDel="00000000" w:rsidP="00000000" w:rsidRDefault="00000000" w:rsidRPr="00000000" w14:paraId="000001D9">
      <w:pPr>
        <w:numPr>
          <w:ilvl w:val="0"/>
          <w:numId w:val="74"/>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1. stupe</w:t>
      </w:r>
      <w:r w:rsidDel="00000000" w:rsidR="00000000" w:rsidRPr="00000000">
        <w:rPr>
          <w:sz w:val="20"/>
          <w:szCs w:val="20"/>
          <w:rtl w:val="0"/>
        </w:rPr>
        <w:t xml:space="preserve">ň</w:t>
      </w:r>
      <w:r w:rsidDel="00000000" w:rsidR="00000000" w:rsidRPr="00000000">
        <w:rPr>
          <w:rFonts w:ascii="Calibri" w:cs="Calibri" w:eastAsia="Calibri" w:hAnsi="Calibri"/>
          <w:sz w:val="20"/>
          <w:szCs w:val="20"/>
          <w:rtl w:val="0"/>
        </w:rPr>
        <w:t xml:space="preserve">, ale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zvolit i jin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typ jedu (OCHROMUJÍCÍ, USPÁVACÍ, HALUCINOGENNÍ)</w:t>
      </w: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1DA">
      <w:pPr>
        <w:numPr>
          <w:ilvl w:val="0"/>
          <w:numId w:val="7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2. stupe</w:t>
      </w:r>
      <w:r w:rsidDel="00000000" w:rsidR="00000000" w:rsidRPr="00000000">
        <w:rPr>
          <w:sz w:val="20"/>
          <w:szCs w:val="20"/>
          <w:rtl w:val="0"/>
        </w:rPr>
        <w:t xml:space="preserve">ň</w:t>
      </w:r>
      <w:r w:rsidDel="00000000" w:rsidR="00000000" w:rsidRPr="00000000">
        <w:rPr>
          <w:rFonts w:ascii="Calibri" w:cs="Calibri" w:eastAsia="Calibri" w:hAnsi="Calibri"/>
          <w:sz w:val="20"/>
          <w:szCs w:val="20"/>
          <w:rtl w:val="0"/>
        </w:rPr>
        <w:t xml:space="preserve">, ale nav</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c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ct, </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e u</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m</w:t>
      </w:r>
      <w:r w:rsidDel="00000000" w:rsidR="00000000" w:rsidRPr="00000000">
        <w:rPr>
          <w:sz w:val="20"/>
          <w:szCs w:val="20"/>
          <w:rtl w:val="0"/>
        </w:rPr>
        <w:t xml:space="preserve">áš</w:t>
      </w:r>
      <w:r w:rsidDel="00000000" w:rsidR="00000000" w:rsidRPr="00000000">
        <w:rPr>
          <w:rFonts w:ascii="Calibri" w:cs="Calibri" w:eastAsia="Calibri" w:hAnsi="Calibri"/>
          <w:sz w:val="20"/>
          <w:szCs w:val="20"/>
          <w:rtl w:val="0"/>
        </w:rPr>
        <w:t xml:space="preserve"> jed nanesený na některé ze svých zbraní, a to klidně i těsně před útokem (pouze na 1 zásah). Použití tohohle talentu se nepočítá jako akce.</w:t>
      </w:r>
      <w:r w:rsidDel="00000000" w:rsidR="00000000" w:rsidRPr="00000000">
        <w:rPr>
          <w:rtl w:val="0"/>
        </w:rPr>
      </w:r>
    </w:p>
    <w:p w:rsidR="00000000" w:rsidDel="00000000" w:rsidP="00000000" w:rsidRDefault="00000000" w:rsidRPr="00000000" w14:paraId="000001DB">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ZLODĚJ</w:t>
      </w:r>
      <w:r w:rsidDel="00000000" w:rsidR="00000000" w:rsidRPr="00000000">
        <w:rPr>
          <w:rFonts w:ascii="Calibri" w:cs="Calibri" w:eastAsia="Calibri" w:hAnsi="Calibri"/>
          <w:sz w:val="20"/>
          <w:szCs w:val="20"/>
          <w:rtl w:val="0"/>
        </w:rPr>
        <w:t xml:space="preserve"> – CESTA TVÁŘE</w:t>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mistrem převleků a umíš na sebe brát podobu ostatních pomocí maskovací sady, jedná se o NORMÁLNÍ předmět.</w:t>
        <w:br w:type="textWrapping"/>
        <w:t xml:space="preserve">Poznámka: Když o svou maskovací sadu přijdeš, nemůžeš tenhle talent používat, dokud si nepořídíš novou za utracení jednoho bodu vůle a 2k6 stříbrňáků.</w:t>
      </w:r>
    </w:p>
    <w:p w:rsidR="00000000" w:rsidDel="00000000" w:rsidP="00000000" w:rsidRDefault="00000000" w:rsidRPr="00000000" w14:paraId="000001DD">
      <w:pPr>
        <w:numPr>
          <w:ilvl w:val="0"/>
          <w:numId w:val="7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utrat</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bod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a v</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nuje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r chvil p</w:t>
      </w:r>
      <w:r w:rsidDel="00000000" w:rsidR="00000000" w:rsidRPr="00000000">
        <w:rPr>
          <w:sz w:val="20"/>
          <w:szCs w:val="20"/>
          <w:rtl w:val="0"/>
        </w:rPr>
        <w:t xml:space="preserve">ří</w:t>
      </w:r>
      <w:r w:rsidDel="00000000" w:rsidR="00000000" w:rsidRPr="00000000">
        <w:rPr>
          <w:rFonts w:ascii="Calibri" w:cs="Calibri" w:eastAsia="Calibri" w:hAnsi="Calibri"/>
          <w:sz w:val="20"/>
          <w:szCs w:val="20"/>
          <w:rtl w:val="0"/>
        </w:rPr>
        <w:t xml:space="preserve">prav</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na sebe vz</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t podobu jin</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 osoby, nikoli v</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ak jej</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hlas ani vystupov</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Osoba musí být stejného rodu a pohlaví jako ty. Každý, kdo danou osobu zná a uvidí tě na KRÁTKOU vzdálenost, dokáže tvou lest prohlédnout úspěšným hodem na </w:t>
      </w:r>
      <w:r w:rsidDel="00000000" w:rsidR="00000000" w:rsidRPr="00000000">
        <w:rPr>
          <w:rFonts w:ascii="Calibri" w:cs="Calibri" w:eastAsia="Calibri" w:hAnsi="Calibri"/>
          <w:i w:val="1"/>
          <w:iCs w:val="1"/>
          <w:sz w:val="20"/>
          <w:szCs w:val="20"/>
          <w:rtl w:val="0"/>
        </w:rPr>
        <w:t xml:space="preserve">EMPATII</w:t>
      </w:r>
      <w:r w:rsidDel="00000000" w:rsidR="00000000" w:rsidRPr="00000000">
        <w:rPr>
          <w:rFonts w:ascii="Calibri" w:cs="Calibri" w:eastAsia="Calibri" w:hAnsi="Calibri"/>
          <w:sz w:val="20"/>
          <w:szCs w:val="20"/>
          <w:rtl w:val="0"/>
        </w:rPr>
        <w:t xml:space="preserve">. Každý další bod vůle, který při přípravě přestrojení utratíš, přidává k hodu úpravu –1.</w:t>
      </w:r>
      <w:r w:rsidDel="00000000" w:rsidR="00000000" w:rsidRPr="00000000">
        <w:rPr>
          <w:rtl w:val="0"/>
        </w:rPr>
      </w:r>
    </w:p>
    <w:p w:rsidR="00000000" w:rsidDel="00000000" w:rsidP="00000000" w:rsidRDefault="00000000" w:rsidRPr="00000000" w14:paraId="000001DE">
      <w:pPr>
        <w:numPr>
          <w:ilvl w:val="0"/>
          <w:numId w:val="75"/>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Jako 1. stupeň, ale umíš napodobovat i hlasy a vystupování</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sz w:val="20"/>
          <w:szCs w:val="20"/>
          <w:rtl w:val="0"/>
        </w:rPr>
        <w:t xml:space="preserve">Když s tebou bude mluvit někdo, kdo napodobovanou osobu zná, dokáže tvé přestrojení prohlédnout stejně jako u 1. stupně.</w:t>
      </w:r>
      <w:r w:rsidDel="00000000" w:rsidR="00000000" w:rsidRPr="00000000">
        <w:rPr>
          <w:rtl w:val="0"/>
        </w:rPr>
      </w:r>
    </w:p>
    <w:p w:rsidR="00000000" w:rsidDel="00000000" w:rsidP="00000000" w:rsidRDefault="00000000" w:rsidRPr="00000000" w14:paraId="000001DF">
      <w:pPr>
        <w:numPr>
          <w:ilvl w:val="0"/>
          <w:numId w:val="75"/>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Dok</w:t>
      </w:r>
      <w:r w:rsidDel="00000000" w:rsidR="00000000" w:rsidRPr="00000000">
        <w:rPr>
          <w:sz w:val="20"/>
          <w:szCs w:val="20"/>
          <w:rtl w:val="0"/>
        </w:rPr>
        <w:t xml:space="preserve">áž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n</w:t>
      </w:r>
      <w:r w:rsidDel="00000000" w:rsidR="00000000" w:rsidRPr="00000000">
        <w:rPr>
          <w:sz w:val="20"/>
          <w:szCs w:val="20"/>
          <w:rtl w:val="0"/>
        </w:rPr>
        <w:t xml:space="preserve">ěčí</w:t>
      </w:r>
      <w:r w:rsidDel="00000000" w:rsidR="00000000" w:rsidRPr="00000000">
        <w:rPr>
          <w:rFonts w:ascii="Calibri" w:cs="Calibri" w:eastAsia="Calibri" w:hAnsi="Calibri"/>
          <w:sz w:val="20"/>
          <w:szCs w:val="20"/>
          <w:rtl w:val="0"/>
        </w:rPr>
        <w:t xml:space="preserve"> vzhled napodobit se v</w:t>
      </w:r>
      <w:r w:rsidDel="00000000" w:rsidR="00000000" w:rsidRPr="00000000">
        <w:rPr>
          <w:sz w:val="20"/>
          <w:szCs w:val="20"/>
          <w:rtl w:val="0"/>
        </w:rPr>
        <w:t xml:space="preserve">ší</w:t>
      </w:r>
      <w:r w:rsidDel="00000000" w:rsidR="00000000" w:rsidRPr="00000000">
        <w:rPr>
          <w:rFonts w:ascii="Calibri" w:cs="Calibri" w:eastAsia="Calibri" w:hAnsi="Calibri"/>
          <w:sz w:val="20"/>
          <w:szCs w:val="20"/>
          <w:rtl w:val="0"/>
        </w:rPr>
        <w:t xml:space="preserve">m v</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udy, a to i když je daná osoba opačného pohlaví nebo jiného rodu. Ve všech ostatních ohledech funguje tenhle stupeň stejně jako 2. stupeň</w:t>
      </w: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1E0">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ZLODĚJ</w:t>
      </w:r>
      <w:r w:rsidDel="00000000" w:rsidR="00000000" w:rsidRPr="00000000">
        <w:rPr>
          <w:rFonts w:ascii="Calibri" w:cs="Calibri" w:eastAsia="Calibri" w:hAnsi="Calibri"/>
          <w:sz w:val="20"/>
          <w:szCs w:val="20"/>
          <w:rtl w:val="0"/>
        </w:rPr>
        <w:t xml:space="preserve"> – CESTA ZABIJÁKA</w:t>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Jsi expertem boje ve stínech. </w:t>
      </w:r>
    </w:p>
    <w:p w:rsidR="00000000" w:rsidDel="00000000" w:rsidP="00000000" w:rsidRDefault="00000000" w:rsidRPr="00000000" w14:paraId="000001E2">
      <w:pPr>
        <w:numPr>
          <w:ilvl w:val="0"/>
          <w:numId w:val="7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Kdy</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 usp</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je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v </w:t>
      </w:r>
      <w:r w:rsidDel="00000000" w:rsidR="00000000" w:rsidRPr="00000000">
        <w:rPr>
          <w:sz w:val="20"/>
          <w:szCs w:val="20"/>
          <w:rtl w:val="0"/>
        </w:rPr>
        <w:t xml:space="preserve">Ú</w:t>
      </w:r>
      <w:r w:rsidDel="00000000" w:rsidR="00000000" w:rsidRPr="00000000">
        <w:rPr>
          <w:rFonts w:ascii="Calibri" w:cs="Calibri" w:eastAsia="Calibri" w:hAnsi="Calibri"/>
          <w:sz w:val="20"/>
          <w:szCs w:val="20"/>
          <w:rtl w:val="0"/>
        </w:rPr>
        <w:t xml:space="preserve">TOKU ZE Z</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LOHY (strana 90),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utr</w:t>
      </w:r>
      <w:r w:rsidDel="00000000" w:rsidR="00000000" w:rsidRPr="00000000">
        <w:rPr>
          <w:sz w:val="20"/>
          <w:szCs w:val="20"/>
          <w:rtl w:val="0"/>
        </w:rPr>
        <w:t xml:space="preserve">á</w:t>
      </w:r>
      <w:r w:rsidDel="00000000" w:rsidR="00000000" w:rsidRPr="00000000">
        <w:rPr>
          <w:rFonts w:ascii="Calibri" w:cs="Calibri" w:eastAsia="Calibri" w:hAnsi="Calibri"/>
          <w:sz w:val="20"/>
          <w:szCs w:val="20"/>
          <w:rtl w:val="0"/>
        </w:rPr>
        <w:t xml:space="preserve">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navy</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ovat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Ka</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d</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utracen</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bod zv</w:t>
      </w:r>
      <w:r w:rsidDel="00000000" w:rsidR="00000000" w:rsidRPr="00000000">
        <w:rPr>
          <w:sz w:val="20"/>
          <w:szCs w:val="20"/>
          <w:rtl w:val="0"/>
        </w:rPr>
        <w:t xml:space="preserve">ýší</w:t>
      </w:r>
      <w:r w:rsidDel="00000000" w:rsidR="00000000" w:rsidRPr="00000000">
        <w:rPr>
          <w:rFonts w:ascii="Calibri" w:cs="Calibri" w:eastAsia="Calibri" w:hAnsi="Calibri"/>
          <w:sz w:val="20"/>
          <w:szCs w:val="20"/>
          <w:rtl w:val="0"/>
        </w:rPr>
        <w:t xml:space="preserve"> zran</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o 1</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E3">
      <w:pPr>
        <w:numPr>
          <w:ilvl w:val="0"/>
          <w:numId w:val="76"/>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se m</w:t>
      </w:r>
      <w:r w:rsidDel="00000000" w:rsidR="00000000" w:rsidRPr="00000000">
        <w:rPr>
          <w:sz w:val="20"/>
          <w:szCs w:val="20"/>
          <w:rtl w:val="0"/>
        </w:rPr>
        <w:t xml:space="preserve">ůž</w:t>
      </w:r>
      <w:r w:rsidDel="00000000" w:rsidR="00000000" w:rsidRPr="00000000">
        <w:rPr>
          <w:rFonts w:ascii="Calibri" w:cs="Calibri" w:eastAsia="Calibri" w:hAnsi="Calibri"/>
          <w:sz w:val="20"/>
          <w:szCs w:val="20"/>
          <w:rtl w:val="0"/>
        </w:rPr>
        <w:t xml:space="preserve">e</w:t>
      </w:r>
      <w:r w:rsidDel="00000000" w:rsidR="00000000" w:rsidRPr="00000000">
        <w:rPr>
          <w:sz w:val="20"/>
          <w:szCs w:val="20"/>
          <w:rtl w:val="0"/>
        </w:rPr>
        <w:t xml:space="preserve">š</w:t>
      </w:r>
      <w:r w:rsidDel="00000000" w:rsidR="00000000" w:rsidRPr="00000000">
        <w:rPr>
          <w:rFonts w:ascii="Calibri" w:cs="Calibri" w:eastAsia="Calibri" w:hAnsi="Calibri"/>
          <w:sz w:val="20"/>
          <w:szCs w:val="20"/>
          <w:rtl w:val="0"/>
        </w:rPr>
        <w:t xml:space="preserve"> vysmeknout z jak</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chkoli pout a okovů nebo se protáhnout otvorem širokým klidně jen širokým na dlaň.</w:t>
      </w:r>
      <w:r w:rsidDel="00000000" w:rsidR="00000000" w:rsidRPr="00000000">
        <w:rPr>
          <w:rtl w:val="0"/>
        </w:rPr>
      </w:r>
    </w:p>
    <w:p w:rsidR="00000000" w:rsidDel="00000000" w:rsidP="00000000" w:rsidRDefault="00000000" w:rsidRPr="00000000" w14:paraId="000001E4">
      <w:pPr>
        <w:numPr>
          <w:ilvl w:val="0"/>
          <w:numId w:val="76"/>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Pomoc</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hypn</w:t>
      </w:r>
      <w:r w:rsidDel="00000000" w:rsidR="00000000" w:rsidRPr="00000000">
        <w:rPr>
          <w:sz w:val="20"/>
          <w:szCs w:val="20"/>
          <w:rtl w:val="0"/>
        </w:rPr>
        <w:t xml:space="preserve">ó</w:t>
      </w:r>
      <w:r w:rsidDel="00000000" w:rsidR="00000000" w:rsidRPr="00000000">
        <w:rPr>
          <w:rFonts w:ascii="Calibri" w:cs="Calibri" w:eastAsia="Calibri" w:hAnsi="Calibri"/>
          <w:sz w:val="20"/>
          <w:szCs w:val="20"/>
          <w:rtl w:val="0"/>
        </w:rPr>
        <w:t xml:space="preserve">zy um</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ostatn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im</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t, aby t</w:t>
      </w:r>
      <w:r w:rsidDel="00000000" w:rsidR="00000000" w:rsidRPr="00000000">
        <w:rPr>
          <w:sz w:val="20"/>
          <w:szCs w:val="20"/>
          <w:rtl w:val="0"/>
        </w:rPr>
        <w:t xml:space="preserve">ě</w:t>
      </w:r>
      <w:r w:rsidDel="00000000" w:rsidR="00000000" w:rsidRPr="00000000">
        <w:rPr>
          <w:rFonts w:ascii="Calibri" w:cs="Calibri" w:eastAsia="Calibri" w:hAnsi="Calibri"/>
          <w:sz w:val="20"/>
          <w:szCs w:val="20"/>
          <w:rtl w:val="0"/>
        </w:rPr>
        <w:t xml:space="preserve"> poslouchali. Utracen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bodu v</w:t>
      </w:r>
      <w:r w:rsidDel="00000000" w:rsidR="00000000" w:rsidRPr="00000000">
        <w:rPr>
          <w:sz w:val="20"/>
          <w:szCs w:val="20"/>
          <w:rtl w:val="0"/>
        </w:rPr>
        <w:t xml:space="preserve">ů</w:t>
      </w:r>
      <w:r w:rsidDel="00000000" w:rsidR="00000000" w:rsidRPr="00000000">
        <w:rPr>
          <w:rFonts w:ascii="Calibri" w:cs="Calibri" w:eastAsia="Calibri" w:hAnsi="Calibri"/>
          <w:sz w:val="20"/>
          <w:szCs w:val="20"/>
          <w:rtl w:val="0"/>
        </w:rPr>
        <w:t xml:space="preserve">le donut</w:t>
      </w:r>
      <w:r w:rsidDel="00000000" w:rsidR="00000000" w:rsidRPr="00000000">
        <w:rPr>
          <w:sz w:val="20"/>
          <w:szCs w:val="20"/>
          <w:rtl w:val="0"/>
        </w:rPr>
        <w:t xml:space="preserve">íš</w:t>
      </w:r>
      <w:r w:rsidDel="00000000" w:rsidR="00000000" w:rsidRPr="00000000">
        <w:rPr>
          <w:rFonts w:ascii="Calibri" w:cs="Calibri" w:eastAsia="Calibri" w:hAnsi="Calibri"/>
          <w:sz w:val="20"/>
          <w:szCs w:val="20"/>
          <w:rtl w:val="0"/>
        </w:rPr>
        <w:t xml:space="preserve"> ob</w:t>
      </w:r>
      <w:r w:rsidDel="00000000" w:rsidR="00000000" w:rsidRPr="00000000">
        <w:rPr>
          <w:sz w:val="20"/>
          <w:szCs w:val="20"/>
          <w:rtl w:val="0"/>
        </w:rPr>
        <w:t xml:space="preserve">ěť</w:t>
      </w:r>
      <w:r w:rsidDel="00000000" w:rsidR="00000000" w:rsidRPr="00000000">
        <w:rPr>
          <w:rFonts w:ascii="Calibri" w:cs="Calibri" w:eastAsia="Calibri" w:hAnsi="Calibri"/>
          <w:sz w:val="20"/>
          <w:szCs w:val="20"/>
          <w:rtl w:val="0"/>
        </w:rPr>
        <w:t xml:space="preserve"> prov</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st konkr</w:t>
      </w:r>
      <w:r w:rsidDel="00000000" w:rsidR="00000000" w:rsidRPr="00000000">
        <w:rPr>
          <w:sz w:val="20"/>
          <w:szCs w:val="20"/>
          <w:rtl w:val="0"/>
        </w:rPr>
        <w:t xml:space="preserve">é</w:t>
      </w:r>
      <w:r w:rsidDel="00000000" w:rsidR="00000000" w:rsidRPr="00000000">
        <w:rPr>
          <w:rFonts w:ascii="Calibri" w:cs="Calibri" w:eastAsia="Calibri" w:hAnsi="Calibri"/>
          <w:sz w:val="20"/>
          <w:szCs w:val="20"/>
          <w:rtl w:val="0"/>
        </w:rPr>
        <w:t xml:space="preserve">tn</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 akci v </w:t>
      </w:r>
      <w:r w:rsidDel="00000000" w:rsidR="00000000" w:rsidRPr="00000000">
        <w:rPr>
          <w:sz w:val="20"/>
          <w:szCs w:val="20"/>
          <w:rtl w:val="0"/>
        </w:rPr>
        <w:t xml:space="preserve">č</w:t>
      </w:r>
      <w:r w:rsidDel="00000000" w:rsidR="00000000" w:rsidRPr="00000000">
        <w:rPr>
          <w:rFonts w:ascii="Calibri" w:cs="Calibri" w:eastAsia="Calibri" w:hAnsi="Calibri"/>
          <w:sz w:val="20"/>
          <w:szCs w:val="20"/>
          <w:rtl w:val="0"/>
        </w:rPr>
        <w:t xml:space="preserve">ase, kter</w:t>
      </w:r>
      <w:r w:rsidDel="00000000" w:rsidR="00000000" w:rsidRPr="00000000">
        <w:rPr>
          <w:sz w:val="20"/>
          <w:szCs w:val="20"/>
          <w:rtl w:val="0"/>
        </w:rPr>
        <w:t xml:space="preserve">ý</w:t>
      </w:r>
      <w:r w:rsidDel="00000000" w:rsidR="00000000" w:rsidRPr="00000000">
        <w:rPr>
          <w:rFonts w:ascii="Calibri" w:cs="Calibri" w:eastAsia="Calibri" w:hAnsi="Calibri"/>
          <w:sz w:val="20"/>
          <w:szCs w:val="20"/>
          <w:rtl w:val="0"/>
        </w:rPr>
        <w:t xml:space="preserve"> ur</w:t>
      </w:r>
      <w:r w:rsidDel="00000000" w:rsidR="00000000" w:rsidRPr="00000000">
        <w:rPr>
          <w:sz w:val="20"/>
          <w:szCs w:val="20"/>
          <w:rtl w:val="0"/>
        </w:rPr>
        <w:t xml:space="preserve">číš</w:t>
      </w:r>
      <w:r w:rsidDel="00000000" w:rsidR="00000000" w:rsidRPr="00000000">
        <w:rPr>
          <w:rFonts w:ascii="Calibri" w:cs="Calibri" w:eastAsia="Calibri" w:hAnsi="Calibri"/>
          <w:sz w:val="20"/>
          <w:szCs w:val="20"/>
          <w:rtl w:val="0"/>
        </w:rPr>
        <w:t xml:space="preserve">. P</w:t>
      </w:r>
      <w:r w:rsidDel="00000000" w:rsidR="00000000" w:rsidRPr="00000000">
        <w:rPr>
          <w:sz w:val="20"/>
          <w:szCs w:val="20"/>
          <w:rtl w:val="0"/>
        </w:rPr>
        <w:t xml:space="preserve">ř</w:t>
      </w:r>
      <w:r w:rsidDel="00000000" w:rsidR="00000000" w:rsidRPr="00000000">
        <w:rPr>
          <w:rFonts w:ascii="Calibri" w:cs="Calibri" w:eastAsia="Calibri" w:hAnsi="Calibri"/>
          <w:sz w:val="20"/>
          <w:szCs w:val="20"/>
          <w:rtl w:val="0"/>
        </w:rPr>
        <w:t xml:space="preserve">ed pou</w:t>
      </w:r>
      <w:r w:rsidDel="00000000" w:rsidR="00000000" w:rsidRPr="00000000">
        <w:rPr>
          <w:sz w:val="20"/>
          <w:szCs w:val="20"/>
          <w:rtl w:val="0"/>
        </w:rPr>
        <w:t xml:space="preserve">ž</w:t>
      </w:r>
      <w:r w:rsidDel="00000000" w:rsidR="00000000" w:rsidRPr="00000000">
        <w:rPr>
          <w:rFonts w:ascii="Calibri" w:cs="Calibri" w:eastAsia="Calibri" w:hAnsi="Calibri"/>
          <w:sz w:val="20"/>
          <w:szCs w:val="20"/>
          <w:rtl w:val="0"/>
        </w:rPr>
        <w:t xml:space="preserve">it</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m tohohle talentu ale mus</w:t>
      </w:r>
      <w:r w:rsidDel="00000000" w:rsidR="00000000" w:rsidRPr="00000000">
        <w:rPr>
          <w:sz w:val="20"/>
          <w:szCs w:val="20"/>
          <w:rtl w:val="0"/>
        </w:rPr>
        <w:t xml:space="preserve">í</w:t>
      </w:r>
      <w:r w:rsidDel="00000000" w:rsidR="00000000" w:rsidRPr="00000000">
        <w:rPr>
          <w:rFonts w:ascii="Calibri" w:cs="Calibri" w:eastAsia="Calibri" w:hAnsi="Calibri"/>
          <w:sz w:val="20"/>
          <w:szCs w:val="20"/>
          <w:rtl w:val="0"/>
        </w:rPr>
        <w:t xml:space="preserve">š s obětí několik minut mluvit. Nemůžeš ji donutit, aby si ublížila</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sectPr>
      <w:pgSz w:h="16838" w:w="11906" w:orient="portrait"/>
      <w:pgMar w:bottom="720" w:top="720" w:left="720" w:right="720" w:header="709" w:footer="709"/>
      <w:pgNumType w:start="1"/>
      <w:cols w:equalWidth="0" w:num="2">
        <w:col w:space="708" w:w="4879"/>
        <w:col w:space="0" w:w="487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0">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1">
    <w:lvl w:ilvl="0">
      <w:start w:val="1"/>
      <w:numFmt w:val="upp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C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ln" w:default="1">
    <w:name w:val="Normal"/>
    <w:qFormat w:val="1"/>
    <w:rsid w:val="002A5BCD"/>
  </w:style>
  <w:style w:type="paragraph" w:styleId="Nadpis1">
    <w:name w:val="heading 1"/>
    <w:basedOn w:val="Normln"/>
    <w:next w:val="Normln"/>
    <w:link w:val="Nadpis1Char"/>
    <w:uiPriority w:val="9"/>
    <w:qFormat w:val="1"/>
    <w:rsid w:val="00F106B3"/>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Nadpis2">
    <w:name w:val="heading 2"/>
    <w:basedOn w:val="Normln"/>
    <w:next w:val="Normln"/>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
    <w:next w:val="Normln"/>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
    <w:next w:val="Normln"/>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
    <w:next w:val="Normln"/>
    <w:uiPriority w:val="9"/>
    <w:semiHidden w:val="1"/>
    <w:unhideWhenUsed w:val="1"/>
    <w:qFormat w:val="1"/>
    <w:pPr>
      <w:keepNext w:val="1"/>
      <w:keepLines w:val="1"/>
      <w:spacing w:after="40" w:before="220"/>
      <w:outlineLvl w:val="4"/>
    </w:pPr>
    <w:rPr>
      <w:b w:val="1"/>
    </w:rPr>
  </w:style>
  <w:style w:type="paragraph" w:styleId="Nadpis6">
    <w:name w:val="heading 6"/>
    <w:basedOn w:val="Normln"/>
    <w:next w:val="Normln"/>
    <w:uiPriority w:val="9"/>
    <w:semiHidden w:val="1"/>
    <w:unhideWhenUsed w:val="1"/>
    <w:qFormat w:val="1"/>
    <w:pPr>
      <w:keepNext w:val="1"/>
      <w:keepLines w:val="1"/>
      <w:spacing w:after="40" w:before="200"/>
      <w:outlineLvl w:val="5"/>
    </w:pPr>
    <w:rPr>
      <w:b w:val="1"/>
      <w:sz w:val="20"/>
      <w:szCs w:val="20"/>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ev">
    <w:name w:val="Title"/>
    <w:basedOn w:val="Normln"/>
    <w:next w:val="Normln"/>
    <w:link w:val="NzevChar"/>
    <w:uiPriority w:val="10"/>
    <w:qFormat w:val="1"/>
    <w:rsid w:val="00F106B3"/>
    <w:pPr>
      <w:spacing w:after="0" w:line="240" w:lineRule="auto"/>
      <w:contextualSpacing w:val="1"/>
    </w:pPr>
    <w:rPr>
      <w:rFonts w:asciiTheme="majorHAnsi" w:cstheme="majorBidi" w:eastAsiaTheme="majorEastAsia" w:hAnsiTheme="majorHAnsi"/>
      <w:spacing w:val="-10"/>
      <w:kern w:val="28"/>
      <w:sz w:val="56"/>
      <w:szCs w:val="56"/>
    </w:rPr>
  </w:style>
  <w:style w:type="character" w:styleId="Nadpis1Char" w:customStyle="1">
    <w:name w:val="Nadpis 1 Char"/>
    <w:basedOn w:val="Standardnpsmoodstavce"/>
    <w:link w:val="Nadpis1"/>
    <w:uiPriority w:val="9"/>
    <w:rsid w:val="00F106B3"/>
    <w:rPr>
      <w:rFonts w:asciiTheme="majorHAnsi" w:cstheme="majorBidi" w:eastAsiaTheme="majorEastAsia" w:hAnsiTheme="majorHAnsi"/>
      <w:color w:val="2f5496" w:themeColor="accent1" w:themeShade="0000BF"/>
      <w:sz w:val="32"/>
      <w:szCs w:val="32"/>
    </w:rPr>
  </w:style>
  <w:style w:type="character" w:styleId="NzevChar" w:customStyle="1">
    <w:name w:val="Název Char"/>
    <w:basedOn w:val="Standardnpsmoodstavce"/>
    <w:link w:val="Nzev"/>
    <w:uiPriority w:val="10"/>
    <w:rsid w:val="00F106B3"/>
    <w:rPr>
      <w:rFonts w:asciiTheme="majorHAnsi" w:cstheme="majorBidi" w:eastAsiaTheme="majorEastAsia" w:hAnsiTheme="majorHAnsi"/>
      <w:spacing w:val="-10"/>
      <w:kern w:val="28"/>
      <w:sz w:val="56"/>
      <w:szCs w:val="56"/>
    </w:rPr>
  </w:style>
  <w:style w:type="paragraph" w:styleId="Odstavecseseznamem">
    <w:name w:val="List Paragraph"/>
    <w:basedOn w:val="Normln"/>
    <w:uiPriority w:val="34"/>
    <w:qFormat w:val="1"/>
    <w:rsid w:val="002B7EFA"/>
    <w:pPr>
      <w:ind w:left="720"/>
      <w:contextualSpacing w:val="1"/>
    </w:pPr>
  </w:style>
  <w:style w:type="paragraph" w:styleId="Podnadpis">
    <w:name w:val="Subtitle"/>
    <w:basedOn w:val="Normln"/>
    <w:next w:val="Normln"/>
    <w:uiPriority w:val="11"/>
    <w:qFormat w:val="1"/>
    <w:pPr>
      <w:keepNext w:val="1"/>
      <w:keepLines w:val="1"/>
      <w:spacing w:after="80" w:before="360"/>
    </w:pPr>
    <w:rPr>
      <w:rFonts w:ascii="Georgia" w:cs="Georgia" w:eastAsia="Georgia" w:hAnsi="Georgia"/>
      <w:i w:val="1"/>
      <w:color w:val="666666"/>
      <w:sz w:val="48"/>
      <w:szCs w:val="48"/>
    </w:rPr>
  </w:style>
  <w:style w:type="paragraph" w:styleId="Normlnweb">
    <w:name w:val="Normal (Web)"/>
    <w:basedOn w:val="Normln"/>
    <w:uiPriority w:val="99"/>
    <w:semiHidden w:val="1"/>
    <w:unhideWhenUsed w:val="1"/>
    <w:rsid w:val="0087161B"/>
    <w:pPr>
      <w:spacing w:after="100" w:afterAutospacing="1" w:before="100" w:beforeAutospacing="1" w:line="240" w:lineRule="auto"/>
    </w:pPr>
    <w:rPr>
      <w:rFonts w:ascii="Times New Roman" w:cs="Times New Roman" w:eastAsia="Times New Roman" w:hAnsi="Times New Roman"/>
      <w:sz w:val="24"/>
      <w:szCs w:val="24"/>
      <w:lang w:eastAsia="cs-CZ"/>
    </w:rPr>
  </w:style>
  <w:style w:type="character" w:styleId="Siln">
    <w:name w:val="Strong"/>
    <w:basedOn w:val="Standardnpsmoodstavce"/>
    <w:uiPriority w:val="22"/>
    <w:qFormat w:val="1"/>
    <w:rsid w:val="0087161B"/>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7toQ7TcWOMGeIhZNy+C73maEng==">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2025-01-04T13:48:00Z</dcterms:created>
  <dc:creator>Pavel Ovčička</dc:creator>
</cp:coreProperties>
</file>